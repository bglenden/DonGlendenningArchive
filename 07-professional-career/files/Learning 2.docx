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B1F" w:rsidRPr="001515ED" w:rsidRDefault="005E1B1F" w:rsidP="005E1B1F">
      <w:bookmarkStart w:id="0" w:name="_GoBack"/>
      <w:bookmarkEnd w:id="0"/>
      <w:r w:rsidRPr="001515ED">
        <w:pict/>
      </w:r>
      <w:r w:rsidRPr="001515ED">
        <w:pict/>
      </w:r>
      <w:r w:rsidRPr="001515ED">
        <w:pict/>
      </w:r>
      <w:r w:rsidRPr="001515ED">
        <w:pict/>
      </w:r>
      <w:r w:rsidRPr="001515ED">
        <w:pict/>
      </w:r>
      <w:r w:rsidRPr="001515ED">
        <w:pict/>
      </w:r>
      <w:r w:rsidRPr="001515ED">
        <w:pict/>
      </w:r>
      <w:hyperlink r:id="rId5" w:history="1">
        <w:r w:rsidRPr="001515ED">
          <w:t>Ads by Google</w:t>
        </w:r>
      </w:hyperlink>
      <w:r w:rsidRPr="001515ED">
        <w:br/>
      </w:r>
      <w:hyperlink r:id="rId6" w:history="1">
        <w:r w:rsidRPr="001515ED">
          <w:t>Brain Exercises</w:t>
        </w:r>
        <w:r w:rsidRPr="001515ED">
          <w:br/>
        </w:r>
      </w:hyperlink>
      <w:r w:rsidRPr="001515ED">
        <w:t xml:space="preserve">Improve Memory and Attention with Brain Games by Scientists </w:t>
      </w:r>
      <w:hyperlink r:id="rId7" w:history="1">
        <w:r w:rsidRPr="001515ED">
          <w:t>www.lumosity.com</w:t>
        </w:r>
      </w:hyperlink>
      <w:r w:rsidRPr="001515ED">
        <w:br/>
      </w:r>
      <w:r w:rsidRPr="001515ED">
        <w:br/>
      </w:r>
      <w:hyperlink r:id="rId8" w:history="1">
        <w:r w:rsidRPr="001515ED">
          <w:t>Elementary School Teacher</w:t>
        </w:r>
        <w:r w:rsidRPr="001515ED">
          <w:br/>
        </w:r>
      </w:hyperlink>
      <w:r w:rsidRPr="001515ED">
        <w:t xml:space="preserve">Earn Your Teaching Degree Online Find the Right Colleges &amp; Courses </w:t>
      </w:r>
      <w:hyperlink r:id="rId9" w:history="1">
        <w:r w:rsidRPr="001515ED">
          <w:t>www.Online-Education-Degrees.org</w:t>
        </w:r>
      </w:hyperlink>
    </w:p>
    <w:p w:rsidR="005E1B1F" w:rsidRPr="001515ED" w:rsidRDefault="005E1B1F" w:rsidP="005E1B1F">
      <w:r w:rsidRPr="001515ED">
        <w:t xml:space="preserve">One of the most heartening aspects of writing a blog is the continual evidence of how many people are actively striving to learn and develop </w:t>
      </w:r>
      <w:proofErr w:type="gramStart"/>
      <w:r w:rsidRPr="001515ED">
        <w:t>themselves</w:t>
      </w:r>
      <w:proofErr w:type="gramEnd"/>
      <w:r w:rsidRPr="001515ED">
        <w:t>. It’s easy to become downhearted at the way the world seems. How the media constantly complain about schools and other educational institutions, as if spending on education were a waste of resources. If more reporters paid attention to blogs, they’d see just how much enthusiasm there is for all aspects of learning.</w:t>
      </w:r>
    </w:p>
    <w:p w:rsidR="005E1B1F" w:rsidRPr="001515ED" w:rsidRDefault="005E1B1F" w:rsidP="005E1B1F">
      <w:r w:rsidRPr="001515ED">
        <w:t xml:space="preserve">We all know learning is a process of discovery. Sitting in a classroom listening to a lecture is probably the most inefficient way for anyone to learn. I think that’s why some people leave the educational system with little or no sign of achievement, only to more than make up for that lack once they have the opportunity to pursue their own brand of self-development. I’m also sure most teachers don’t want to try to work in this way. It’s the pressure and lack of resources that force them into it — plus the crazy emphasis politicians have placed on standardized tests. </w:t>
      </w:r>
    </w:p>
    <w:p w:rsidR="005E1B1F" w:rsidRPr="001515ED" w:rsidRDefault="005E1B1F" w:rsidP="005E1B1F">
      <w:r w:rsidRPr="001515ED">
        <w:t xml:space="preserve">When it comes to learning for yourself, the best friend you have is curiosity. Strong learners are always asking questions. They don’t accept glib or conventional answers. Nor do they assume others, even those in authority or people with a long string of </w:t>
      </w:r>
      <w:proofErr w:type="gramStart"/>
      <w:r w:rsidRPr="001515ED">
        <w:t>credentials,</w:t>
      </w:r>
      <w:proofErr w:type="gramEnd"/>
      <w:r w:rsidRPr="001515ED">
        <w:t xml:space="preserve"> automatically know better than they do. Experts are a great resource, but need to be used with care. Some of them got their degrees more by knowing how to work the system than by intellectual merit.</w:t>
      </w:r>
    </w:p>
    <w:p w:rsidR="005E1B1F" w:rsidRPr="001515ED" w:rsidRDefault="005E1B1F" w:rsidP="005E1B1F">
      <w:r w:rsidRPr="001515ED">
        <w:t>If you want learning to work for you, you must create the conditions in which exploration can take place and discoveries can be made. It’s very clear what these are:</w:t>
      </w:r>
    </w:p>
    <w:p w:rsidR="005E1B1F" w:rsidRPr="001515ED" w:rsidRDefault="005E1B1F" w:rsidP="005E1B1F">
      <w:proofErr w:type="gramStart"/>
      <w:r w:rsidRPr="001515ED">
        <w:t>regular</w:t>
      </w:r>
      <w:proofErr w:type="gramEnd"/>
      <w:r w:rsidRPr="001515ED">
        <w:t xml:space="preserve"> time to reflect</w:t>
      </w:r>
    </w:p>
    <w:p w:rsidR="005E1B1F" w:rsidRPr="001515ED" w:rsidRDefault="005E1B1F" w:rsidP="005E1B1F">
      <w:proofErr w:type="gramStart"/>
      <w:r w:rsidRPr="001515ED">
        <w:t>enough</w:t>
      </w:r>
      <w:proofErr w:type="gramEnd"/>
      <w:r w:rsidRPr="001515ED">
        <w:t xml:space="preserve"> leisure to think and explore</w:t>
      </w:r>
    </w:p>
    <w:p w:rsidR="005E1B1F" w:rsidRPr="001515ED" w:rsidRDefault="005E1B1F" w:rsidP="005E1B1F">
      <w:proofErr w:type="gramStart"/>
      <w:r w:rsidRPr="001515ED">
        <w:t>freedom</w:t>
      </w:r>
      <w:proofErr w:type="gramEnd"/>
      <w:r w:rsidRPr="001515ED">
        <w:t xml:space="preserve"> to ask questions</w:t>
      </w:r>
    </w:p>
    <w:p w:rsidR="005E1B1F" w:rsidRPr="001515ED" w:rsidRDefault="005E1B1F" w:rsidP="005E1B1F">
      <w:proofErr w:type="gramStart"/>
      <w:r w:rsidRPr="001515ED">
        <w:t>open-mindedness</w:t>
      </w:r>
      <w:proofErr w:type="gramEnd"/>
      <w:r w:rsidRPr="001515ED">
        <w:t xml:space="preserve"> to the unexpected and unusual</w:t>
      </w:r>
    </w:p>
    <w:p w:rsidR="005E1B1F" w:rsidRPr="001515ED" w:rsidRDefault="005E1B1F" w:rsidP="005E1B1F">
      <w:r w:rsidRPr="001515ED">
        <w:t>Above all, no learning will take place in conditions of stress and pressure. That’s where learning requires courage: the courage to claim the time and space you need to develop into the person it’s in you to be. Without them, all your efforts to learn and grown will be in vain.</w:t>
      </w:r>
    </w:p>
    <w:p w:rsidR="005E1B1F" w:rsidRPr="001515ED" w:rsidRDefault="005E1B1F" w:rsidP="005E1B1F">
      <w:r w:rsidRPr="001515ED">
        <w:t xml:space="preserve">Over at my blog </w:t>
      </w:r>
      <w:hyperlink r:id="rId10" w:tgtFrame="_blank" w:history="1">
        <w:r w:rsidRPr="001515ED">
          <w:t>Slow Leadership,</w:t>
        </w:r>
      </w:hyperlink>
      <w:r w:rsidRPr="001515ED">
        <w:t xml:space="preserve"> I’ve been trying to help leaders understand the importance of slowing down and allowing enough “white space” for creativity and learning to occur. At my other blog </w:t>
      </w:r>
      <w:hyperlink r:id="rId11" w:tgtFrame="_blank" w:history="1">
        <w:r w:rsidRPr="001515ED">
          <w:t xml:space="preserve">The </w:t>
        </w:r>
        <w:r w:rsidRPr="001515ED">
          <w:lastRenderedPageBreak/>
          <w:t xml:space="preserve">Coyote Within, </w:t>
        </w:r>
      </w:hyperlink>
      <w:r w:rsidRPr="001515ED">
        <w:t>I’m hoping to spread ideas about the vital importance of learning and growth for a satisfying and enjoyable life. I hope you’ll drop in and visit with me from time to time.</w:t>
      </w:r>
    </w:p>
    <w:p w:rsidR="005E1B1F" w:rsidRPr="001515ED" w:rsidRDefault="005E1B1F" w:rsidP="005E1B1F">
      <w:r w:rsidRPr="001515ED">
        <w:t>Related Posts:</w:t>
      </w:r>
      <w:r w:rsidRPr="001515ED">
        <w:br/>
      </w:r>
      <w:hyperlink r:id="rId12" w:tgtFrame="_blank" w:history="1">
        <w:r w:rsidRPr="001515ED">
          <w:t xml:space="preserve">How to Kill Creativity </w:t>
        </w:r>
      </w:hyperlink>
      <w:r w:rsidRPr="001515ED">
        <w:br/>
      </w:r>
      <w:hyperlink r:id="rId13" w:tgtFrame="_blank" w:history="1">
        <w:r w:rsidRPr="001515ED">
          <w:t xml:space="preserve">White Space </w:t>
        </w:r>
      </w:hyperlink>
      <w:r w:rsidRPr="001515ED">
        <w:br/>
      </w:r>
      <w:hyperlink r:id="rId14" w:tgtFrame="_blank" w:history="1">
        <w:r w:rsidRPr="001515ED">
          <w:t xml:space="preserve">Letting Go, Letting Be and Letting Through </w:t>
        </w:r>
      </w:hyperlink>
      <w:r w:rsidRPr="001515ED">
        <w:br/>
      </w:r>
      <w:hyperlink r:id="rId15" w:tgtFrame="_blank" w:history="1">
        <w:r w:rsidRPr="001515ED">
          <w:t xml:space="preserve">Keeping Up-to-Date </w:t>
        </w:r>
      </w:hyperlink>
      <w:r w:rsidRPr="001515ED">
        <w:br/>
      </w:r>
      <w:hyperlink r:id="rId16" w:tgtFrame="_blank" w:history="1">
        <w:r w:rsidRPr="001515ED">
          <w:t xml:space="preserve">Thoughts </w:t>
        </w:r>
      </w:hyperlink>
    </w:p>
    <w:p w:rsidR="005E1B1F" w:rsidRPr="001515ED" w:rsidRDefault="005E1B1F" w:rsidP="005E1B1F">
      <w:r w:rsidRPr="001515ED">
        <w:t xml:space="preserve">Adrian Savage is a writer, an Englishman and a retired business executive. He lives in Tucson, Arizona. You can read his serious thoughts most days at </w:t>
      </w:r>
      <w:hyperlink r:id="rId17" w:history="1">
        <w:r w:rsidRPr="001515ED">
          <w:t>Slow Leadership</w:t>
        </w:r>
      </w:hyperlink>
      <w:r w:rsidRPr="001515ED">
        <w:t xml:space="preserve">, the site for everyone who wants to bring back the taste, zest and satisfaction to leadership; and his crazier ones at </w:t>
      </w:r>
      <w:hyperlink r:id="rId18" w:history="1">
        <w:r w:rsidRPr="001515ED">
          <w:t>The Coyote Within</w:t>
        </w:r>
      </w:hyperlink>
      <w:r w:rsidRPr="001515ED">
        <w:t>.</w:t>
      </w:r>
    </w:p>
    <w:p w:rsidR="00F10761" w:rsidRDefault="005E1B1F" w:rsidP="005E1B1F">
      <w:r w:rsidRPr="001515ED">
        <w:pict/>
      </w:r>
      <w:r w:rsidRPr="001515ED">
        <w:pict/>
      </w:r>
      <w:ins w:id="1" w:author="Unknown">
        <w:r w:rsidRPr="001515ED">
          <w:fldChar w:fldCharType="begin"/>
        </w:r>
        <w:r w:rsidRPr="001515ED">
          <w:instrText xml:space="preserve"> HYPERLINK "http://www.lifehack.org/articles/lifehack/web-design-workflow.html" </w:instrText>
        </w:r>
        <w:r w:rsidRPr="001515ED">
          <w:fldChar w:fldCharType="separate"/>
        </w:r>
        <w:r w:rsidRPr="001515ED">
          <w:t>Previous</w:t>
        </w:r>
        <w:r w:rsidRPr="001515ED">
          <w:fldChar w:fldCharType="end"/>
        </w:r>
        <w:r w:rsidRPr="001515ED">
          <w:t xml:space="preserve"> </w:t>
        </w:r>
      </w:ins>
    </w:p>
    <w:sectPr w:rsidR="00F107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B1F"/>
    <w:rsid w:val="005E1B1F"/>
    <w:rsid w:val="00F107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1B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B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1B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B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039814">
      <w:bodyDiv w:val="1"/>
      <w:marLeft w:val="0"/>
      <w:marRight w:val="0"/>
      <w:marTop w:val="0"/>
      <w:marBottom w:val="0"/>
      <w:divBdr>
        <w:top w:val="none" w:sz="0" w:space="0" w:color="auto"/>
        <w:left w:val="none" w:sz="0" w:space="0" w:color="auto"/>
        <w:bottom w:val="none" w:sz="0" w:space="0" w:color="auto"/>
        <w:right w:val="none" w:sz="0" w:space="0" w:color="auto"/>
      </w:divBdr>
      <w:divsChild>
        <w:div w:id="1583368044">
          <w:marLeft w:val="0"/>
          <w:marRight w:val="0"/>
          <w:marTop w:val="0"/>
          <w:marBottom w:val="0"/>
          <w:divBdr>
            <w:top w:val="none" w:sz="0" w:space="0" w:color="auto"/>
            <w:left w:val="none" w:sz="0" w:space="0" w:color="auto"/>
            <w:bottom w:val="none" w:sz="0" w:space="0" w:color="auto"/>
            <w:right w:val="none" w:sz="0" w:space="0" w:color="auto"/>
          </w:divBdr>
          <w:divsChild>
            <w:div w:id="905458904">
              <w:marLeft w:val="0"/>
              <w:marRight w:val="0"/>
              <w:marTop w:val="0"/>
              <w:marBottom w:val="0"/>
              <w:divBdr>
                <w:top w:val="none" w:sz="0" w:space="0" w:color="auto"/>
                <w:left w:val="none" w:sz="0" w:space="0" w:color="auto"/>
                <w:bottom w:val="none" w:sz="0" w:space="0" w:color="auto"/>
                <w:right w:val="none" w:sz="0" w:space="0" w:color="auto"/>
              </w:divBdr>
              <w:divsChild>
                <w:div w:id="10533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0557">
          <w:marLeft w:val="0"/>
          <w:marRight w:val="0"/>
          <w:marTop w:val="0"/>
          <w:marBottom w:val="0"/>
          <w:divBdr>
            <w:top w:val="none" w:sz="0" w:space="0" w:color="auto"/>
            <w:left w:val="none" w:sz="0" w:space="0" w:color="auto"/>
            <w:bottom w:val="none" w:sz="0" w:space="0" w:color="auto"/>
            <w:right w:val="none" w:sz="0" w:space="0" w:color="auto"/>
          </w:divBdr>
          <w:divsChild>
            <w:div w:id="1746145062">
              <w:marLeft w:val="0"/>
              <w:marRight w:val="0"/>
              <w:marTop w:val="0"/>
              <w:marBottom w:val="0"/>
              <w:divBdr>
                <w:top w:val="none" w:sz="0" w:space="0" w:color="auto"/>
                <w:left w:val="none" w:sz="0" w:space="0" w:color="auto"/>
                <w:bottom w:val="none" w:sz="0" w:space="0" w:color="auto"/>
                <w:right w:val="none" w:sz="0" w:space="0" w:color="auto"/>
              </w:divBdr>
              <w:divsChild>
                <w:div w:id="1424837266">
                  <w:marLeft w:val="0"/>
                  <w:marRight w:val="0"/>
                  <w:marTop w:val="0"/>
                  <w:marBottom w:val="0"/>
                  <w:divBdr>
                    <w:top w:val="none" w:sz="0" w:space="0" w:color="auto"/>
                    <w:left w:val="none" w:sz="0" w:space="0" w:color="auto"/>
                    <w:bottom w:val="none" w:sz="0" w:space="0" w:color="auto"/>
                    <w:right w:val="none" w:sz="0" w:space="0" w:color="auto"/>
                  </w:divBdr>
                  <w:divsChild>
                    <w:div w:id="210962545">
                      <w:marLeft w:val="0"/>
                      <w:marRight w:val="0"/>
                      <w:marTop w:val="0"/>
                      <w:marBottom w:val="0"/>
                      <w:divBdr>
                        <w:top w:val="none" w:sz="0" w:space="0" w:color="auto"/>
                        <w:left w:val="none" w:sz="0" w:space="0" w:color="auto"/>
                        <w:bottom w:val="none" w:sz="0" w:space="0" w:color="auto"/>
                        <w:right w:val="none" w:sz="0" w:space="0" w:color="auto"/>
                      </w:divBdr>
                    </w:div>
                    <w:div w:id="735053813">
                      <w:marLeft w:val="0"/>
                      <w:marRight w:val="0"/>
                      <w:marTop w:val="0"/>
                      <w:marBottom w:val="0"/>
                      <w:divBdr>
                        <w:top w:val="none" w:sz="0" w:space="0" w:color="auto"/>
                        <w:left w:val="none" w:sz="0" w:space="0" w:color="auto"/>
                        <w:bottom w:val="none" w:sz="0" w:space="0" w:color="auto"/>
                        <w:right w:val="none" w:sz="0" w:space="0" w:color="auto"/>
                      </w:divBdr>
                      <w:divsChild>
                        <w:div w:id="5348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5110">
              <w:marLeft w:val="0"/>
              <w:marRight w:val="0"/>
              <w:marTop w:val="0"/>
              <w:marBottom w:val="0"/>
              <w:divBdr>
                <w:top w:val="none" w:sz="0" w:space="0" w:color="auto"/>
                <w:left w:val="none" w:sz="0" w:space="0" w:color="auto"/>
                <w:bottom w:val="none" w:sz="0" w:space="0" w:color="auto"/>
                <w:right w:val="none" w:sz="0" w:space="0" w:color="auto"/>
              </w:divBdr>
              <w:divsChild>
                <w:div w:id="1303853300">
                  <w:marLeft w:val="0"/>
                  <w:marRight w:val="0"/>
                  <w:marTop w:val="0"/>
                  <w:marBottom w:val="0"/>
                  <w:divBdr>
                    <w:top w:val="none" w:sz="0" w:space="0" w:color="auto"/>
                    <w:left w:val="none" w:sz="0" w:space="0" w:color="auto"/>
                    <w:bottom w:val="none" w:sz="0" w:space="0" w:color="auto"/>
                    <w:right w:val="none" w:sz="0" w:space="0" w:color="auto"/>
                  </w:divBdr>
                  <w:divsChild>
                    <w:div w:id="1145975166">
                      <w:marLeft w:val="0"/>
                      <w:marRight w:val="0"/>
                      <w:marTop w:val="0"/>
                      <w:marBottom w:val="0"/>
                      <w:divBdr>
                        <w:top w:val="none" w:sz="0" w:space="0" w:color="auto"/>
                        <w:left w:val="none" w:sz="0" w:space="0" w:color="auto"/>
                        <w:bottom w:val="none" w:sz="0" w:space="0" w:color="auto"/>
                        <w:right w:val="none" w:sz="0" w:space="0" w:color="auto"/>
                      </w:divBdr>
                      <w:divsChild>
                        <w:div w:id="1694384071">
                          <w:marLeft w:val="0"/>
                          <w:marRight w:val="0"/>
                          <w:marTop w:val="0"/>
                          <w:marBottom w:val="0"/>
                          <w:divBdr>
                            <w:top w:val="none" w:sz="0" w:space="0" w:color="auto"/>
                            <w:left w:val="none" w:sz="0" w:space="0" w:color="auto"/>
                            <w:bottom w:val="none" w:sz="0" w:space="0" w:color="auto"/>
                            <w:right w:val="none" w:sz="0" w:space="0" w:color="auto"/>
                          </w:divBdr>
                          <w:divsChild>
                            <w:div w:id="1079866959">
                              <w:marLeft w:val="0"/>
                              <w:marRight w:val="0"/>
                              <w:marTop w:val="0"/>
                              <w:marBottom w:val="0"/>
                              <w:divBdr>
                                <w:top w:val="none" w:sz="0" w:space="0" w:color="auto"/>
                                <w:left w:val="none" w:sz="0" w:space="0" w:color="auto"/>
                                <w:bottom w:val="none" w:sz="0" w:space="0" w:color="auto"/>
                                <w:right w:val="none" w:sz="0" w:space="0" w:color="auto"/>
                              </w:divBdr>
                              <w:divsChild>
                                <w:div w:id="661129924">
                                  <w:marLeft w:val="0"/>
                                  <w:marRight w:val="0"/>
                                  <w:marTop w:val="0"/>
                                  <w:marBottom w:val="0"/>
                                  <w:divBdr>
                                    <w:top w:val="none" w:sz="0" w:space="0" w:color="auto"/>
                                    <w:left w:val="none" w:sz="0" w:space="0" w:color="auto"/>
                                    <w:bottom w:val="none" w:sz="0" w:space="0" w:color="auto"/>
                                    <w:right w:val="none" w:sz="0" w:space="0" w:color="auto"/>
                                  </w:divBdr>
                                  <w:divsChild>
                                    <w:div w:id="1854420436">
                                      <w:marLeft w:val="0"/>
                                      <w:marRight w:val="0"/>
                                      <w:marTop w:val="0"/>
                                      <w:marBottom w:val="0"/>
                                      <w:divBdr>
                                        <w:top w:val="none" w:sz="0" w:space="0" w:color="auto"/>
                                        <w:left w:val="none" w:sz="0" w:space="0" w:color="auto"/>
                                        <w:bottom w:val="none" w:sz="0" w:space="0" w:color="auto"/>
                                        <w:right w:val="none" w:sz="0" w:space="0" w:color="auto"/>
                                      </w:divBdr>
                                    </w:div>
                                    <w:div w:id="1187864102">
                                      <w:marLeft w:val="0"/>
                                      <w:marRight w:val="0"/>
                                      <w:marTop w:val="0"/>
                                      <w:marBottom w:val="0"/>
                                      <w:divBdr>
                                        <w:top w:val="none" w:sz="0" w:space="0" w:color="auto"/>
                                        <w:left w:val="none" w:sz="0" w:space="0" w:color="auto"/>
                                        <w:bottom w:val="none" w:sz="0" w:space="0" w:color="auto"/>
                                        <w:right w:val="none" w:sz="0" w:space="0" w:color="auto"/>
                                      </w:divBdr>
                                    </w:div>
                                    <w:div w:id="1699887991">
                                      <w:marLeft w:val="0"/>
                                      <w:marRight w:val="0"/>
                                      <w:marTop w:val="0"/>
                                      <w:marBottom w:val="0"/>
                                      <w:divBdr>
                                        <w:top w:val="none" w:sz="0" w:space="0" w:color="auto"/>
                                        <w:left w:val="none" w:sz="0" w:space="0" w:color="auto"/>
                                        <w:bottom w:val="none" w:sz="0" w:space="0" w:color="auto"/>
                                        <w:right w:val="none" w:sz="0" w:space="0" w:color="auto"/>
                                      </w:divBdr>
                                    </w:div>
                                    <w:div w:id="1936984199">
                                      <w:marLeft w:val="0"/>
                                      <w:marRight w:val="0"/>
                                      <w:marTop w:val="0"/>
                                      <w:marBottom w:val="0"/>
                                      <w:divBdr>
                                        <w:top w:val="none" w:sz="0" w:space="0" w:color="auto"/>
                                        <w:left w:val="none" w:sz="0" w:space="0" w:color="auto"/>
                                        <w:bottom w:val="none" w:sz="0" w:space="0" w:color="auto"/>
                                        <w:right w:val="none" w:sz="0" w:space="0" w:color="auto"/>
                                      </w:divBdr>
                                    </w:div>
                                    <w:div w:id="152721510">
                                      <w:marLeft w:val="0"/>
                                      <w:marRight w:val="0"/>
                                      <w:marTop w:val="0"/>
                                      <w:marBottom w:val="0"/>
                                      <w:divBdr>
                                        <w:top w:val="none" w:sz="0" w:space="0" w:color="auto"/>
                                        <w:left w:val="none" w:sz="0" w:space="0" w:color="auto"/>
                                        <w:bottom w:val="none" w:sz="0" w:space="0" w:color="auto"/>
                                        <w:right w:val="none" w:sz="0" w:space="0" w:color="auto"/>
                                      </w:divBdr>
                                    </w:div>
                                    <w:div w:id="861356128">
                                      <w:marLeft w:val="0"/>
                                      <w:marRight w:val="0"/>
                                      <w:marTop w:val="0"/>
                                      <w:marBottom w:val="0"/>
                                      <w:divBdr>
                                        <w:top w:val="none" w:sz="0" w:space="0" w:color="auto"/>
                                        <w:left w:val="none" w:sz="0" w:space="0" w:color="auto"/>
                                        <w:bottom w:val="none" w:sz="0" w:space="0" w:color="auto"/>
                                        <w:right w:val="none" w:sz="0" w:space="0" w:color="auto"/>
                                      </w:divBdr>
                                    </w:div>
                                    <w:div w:id="1433623049">
                                      <w:marLeft w:val="0"/>
                                      <w:marRight w:val="0"/>
                                      <w:marTop w:val="0"/>
                                      <w:marBottom w:val="0"/>
                                      <w:divBdr>
                                        <w:top w:val="none" w:sz="0" w:space="0" w:color="auto"/>
                                        <w:left w:val="none" w:sz="0" w:space="0" w:color="auto"/>
                                        <w:bottom w:val="none" w:sz="0" w:space="0" w:color="auto"/>
                                        <w:right w:val="none" w:sz="0" w:space="0" w:color="auto"/>
                                      </w:divBdr>
                                    </w:div>
                                    <w:div w:id="276110896">
                                      <w:marLeft w:val="0"/>
                                      <w:marRight w:val="0"/>
                                      <w:marTop w:val="0"/>
                                      <w:marBottom w:val="0"/>
                                      <w:divBdr>
                                        <w:top w:val="none" w:sz="0" w:space="0" w:color="auto"/>
                                        <w:left w:val="none" w:sz="0" w:space="0" w:color="auto"/>
                                        <w:bottom w:val="none" w:sz="0" w:space="0" w:color="auto"/>
                                        <w:right w:val="none" w:sz="0" w:space="0" w:color="auto"/>
                                      </w:divBdr>
                                    </w:div>
                                  </w:divsChild>
                                </w:div>
                                <w:div w:id="409692276">
                                  <w:marLeft w:val="0"/>
                                  <w:marRight w:val="0"/>
                                  <w:marTop w:val="0"/>
                                  <w:marBottom w:val="0"/>
                                  <w:divBdr>
                                    <w:top w:val="none" w:sz="0" w:space="0" w:color="auto"/>
                                    <w:left w:val="none" w:sz="0" w:space="0" w:color="auto"/>
                                    <w:bottom w:val="none" w:sz="0" w:space="0" w:color="auto"/>
                                    <w:right w:val="none" w:sz="0" w:space="0" w:color="auto"/>
                                  </w:divBdr>
                                </w:div>
                                <w:div w:id="14674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5601">
                          <w:marLeft w:val="0"/>
                          <w:marRight w:val="0"/>
                          <w:marTop w:val="0"/>
                          <w:marBottom w:val="0"/>
                          <w:divBdr>
                            <w:top w:val="none" w:sz="0" w:space="0" w:color="auto"/>
                            <w:left w:val="none" w:sz="0" w:space="0" w:color="auto"/>
                            <w:bottom w:val="none" w:sz="0" w:space="0" w:color="auto"/>
                            <w:right w:val="none" w:sz="0" w:space="0" w:color="auto"/>
                          </w:divBdr>
                          <w:divsChild>
                            <w:div w:id="1312908203">
                              <w:marLeft w:val="0"/>
                              <w:marRight w:val="0"/>
                              <w:marTop w:val="0"/>
                              <w:marBottom w:val="0"/>
                              <w:divBdr>
                                <w:top w:val="none" w:sz="0" w:space="0" w:color="auto"/>
                                <w:left w:val="none" w:sz="0" w:space="0" w:color="auto"/>
                                <w:bottom w:val="none" w:sz="0" w:space="0" w:color="auto"/>
                                <w:right w:val="none" w:sz="0" w:space="0" w:color="auto"/>
                              </w:divBdr>
                              <w:divsChild>
                                <w:div w:id="1438866570">
                                  <w:marLeft w:val="0"/>
                                  <w:marRight w:val="0"/>
                                  <w:marTop w:val="0"/>
                                  <w:marBottom w:val="0"/>
                                  <w:divBdr>
                                    <w:top w:val="none" w:sz="0" w:space="0" w:color="auto"/>
                                    <w:left w:val="none" w:sz="0" w:space="0" w:color="auto"/>
                                    <w:bottom w:val="none" w:sz="0" w:space="0" w:color="auto"/>
                                    <w:right w:val="none" w:sz="0" w:space="0" w:color="auto"/>
                                  </w:divBdr>
                                  <w:divsChild>
                                    <w:div w:id="2084139696">
                                      <w:marLeft w:val="0"/>
                                      <w:marRight w:val="0"/>
                                      <w:marTop w:val="0"/>
                                      <w:marBottom w:val="0"/>
                                      <w:divBdr>
                                        <w:top w:val="none" w:sz="0" w:space="0" w:color="auto"/>
                                        <w:left w:val="none" w:sz="0" w:space="0" w:color="auto"/>
                                        <w:bottom w:val="none" w:sz="0" w:space="0" w:color="auto"/>
                                        <w:right w:val="none" w:sz="0" w:space="0" w:color="auto"/>
                                      </w:divBdr>
                                    </w:div>
                                    <w:div w:id="736051480">
                                      <w:marLeft w:val="0"/>
                                      <w:marRight w:val="0"/>
                                      <w:marTop w:val="0"/>
                                      <w:marBottom w:val="0"/>
                                      <w:divBdr>
                                        <w:top w:val="none" w:sz="0" w:space="0" w:color="auto"/>
                                        <w:left w:val="none" w:sz="0" w:space="0" w:color="auto"/>
                                        <w:bottom w:val="none" w:sz="0" w:space="0" w:color="auto"/>
                                        <w:right w:val="none" w:sz="0" w:space="0" w:color="auto"/>
                                      </w:divBdr>
                                    </w:div>
                                    <w:div w:id="1378046576">
                                      <w:marLeft w:val="0"/>
                                      <w:marRight w:val="0"/>
                                      <w:marTop w:val="0"/>
                                      <w:marBottom w:val="0"/>
                                      <w:divBdr>
                                        <w:top w:val="none" w:sz="0" w:space="0" w:color="auto"/>
                                        <w:left w:val="none" w:sz="0" w:space="0" w:color="auto"/>
                                        <w:bottom w:val="none" w:sz="0" w:space="0" w:color="auto"/>
                                        <w:right w:val="none" w:sz="0" w:space="0" w:color="auto"/>
                                      </w:divBdr>
                                    </w:div>
                                    <w:div w:id="204568745">
                                      <w:marLeft w:val="0"/>
                                      <w:marRight w:val="0"/>
                                      <w:marTop w:val="0"/>
                                      <w:marBottom w:val="0"/>
                                      <w:divBdr>
                                        <w:top w:val="none" w:sz="0" w:space="0" w:color="auto"/>
                                        <w:left w:val="none" w:sz="0" w:space="0" w:color="auto"/>
                                        <w:bottom w:val="none" w:sz="0" w:space="0" w:color="auto"/>
                                        <w:right w:val="none" w:sz="0" w:space="0" w:color="auto"/>
                                      </w:divBdr>
                                    </w:div>
                                    <w:div w:id="1777556186">
                                      <w:marLeft w:val="0"/>
                                      <w:marRight w:val="0"/>
                                      <w:marTop w:val="0"/>
                                      <w:marBottom w:val="0"/>
                                      <w:divBdr>
                                        <w:top w:val="none" w:sz="0" w:space="0" w:color="auto"/>
                                        <w:left w:val="none" w:sz="0" w:space="0" w:color="auto"/>
                                        <w:bottom w:val="none" w:sz="0" w:space="0" w:color="auto"/>
                                        <w:right w:val="none" w:sz="0" w:space="0" w:color="auto"/>
                                      </w:divBdr>
                                    </w:div>
                                    <w:div w:id="418840733">
                                      <w:marLeft w:val="0"/>
                                      <w:marRight w:val="0"/>
                                      <w:marTop w:val="0"/>
                                      <w:marBottom w:val="0"/>
                                      <w:divBdr>
                                        <w:top w:val="none" w:sz="0" w:space="0" w:color="auto"/>
                                        <w:left w:val="none" w:sz="0" w:space="0" w:color="auto"/>
                                        <w:bottom w:val="none" w:sz="0" w:space="0" w:color="auto"/>
                                        <w:right w:val="none" w:sz="0" w:space="0" w:color="auto"/>
                                      </w:divBdr>
                                    </w:div>
                                    <w:div w:id="815032513">
                                      <w:marLeft w:val="0"/>
                                      <w:marRight w:val="0"/>
                                      <w:marTop w:val="0"/>
                                      <w:marBottom w:val="0"/>
                                      <w:divBdr>
                                        <w:top w:val="none" w:sz="0" w:space="0" w:color="auto"/>
                                        <w:left w:val="none" w:sz="0" w:space="0" w:color="auto"/>
                                        <w:bottom w:val="none" w:sz="0" w:space="0" w:color="auto"/>
                                        <w:right w:val="none" w:sz="0" w:space="0" w:color="auto"/>
                                      </w:divBdr>
                                    </w:div>
                                    <w:div w:id="1274822269">
                                      <w:marLeft w:val="0"/>
                                      <w:marRight w:val="0"/>
                                      <w:marTop w:val="0"/>
                                      <w:marBottom w:val="0"/>
                                      <w:divBdr>
                                        <w:top w:val="none" w:sz="0" w:space="0" w:color="auto"/>
                                        <w:left w:val="none" w:sz="0" w:space="0" w:color="auto"/>
                                        <w:bottom w:val="none" w:sz="0" w:space="0" w:color="auto"/>
                                        <w:right w:val="none" w:sz="0" w:space="0" w:color="auto"/>
                                      </w:divBdr>
                                    </w:div>
                                  </w:divsChild>
                                </w:div>
                                <w:div w:id="1237200776">
                                  <w:marLeft w:val="0"/>
                                  <w:marRight w:val="0"/>
                                  <w:marTop w:val="0"/>
                                  <w:marBottom w:val="0"/>
                                  <w:divBdr>
                                    <w:top w:val="none" w:sz="0" w:space="0" w:color="auto"/>
                                    <w:left w:val="none" w:sz="0" w:space="0" w:color="auto"/>
                                    <w:bottom w:val="none" w:sz="0" w:space="0" w:color="auto"/>
                                    <w:right w:val="none" w:sz="0" w:space="0" w:color="auto"/>
                                  </w:divBdr>
                                </w:div>
                                <w:div w:id="3006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4764">
                          <w:marLeft w:val="0"/>
                          <w:marRight w:val="0"/>
                          <w:marTop w:val="0"/>
                          <w:marBottom w:val="0"/>
                          <w:divBdr>
                            <w:top w:val="none" w:sz="0" w:space="0" w:color="auto"/>
                            <w:left w:val="none" w:sz="0" w:space="0" w:color="auto"/>
                            <w:bottom w:val="none" w:sz="0" w:space="0" w:color="auto"/>
                            <w:right w:val="none" w:sz="0" w:space="0" w:color="auto"/>
                          </w:divBdr>
                          <w:divsChild>
                            <w:div w:id="1159808060">
                              <w:marLeft w:val="0"/>
                              <w:marRight w:val="0"/>
                              <w:marTop w:val="0"/>
                              <w:marBottom w:val="0"/>
                              <w:divBdr>
                                <w:top w:val="none" w:sz="0" w:space="0" w:color="auto"/>
                                <w:left w:val="none" w:sz="0" w:space="0" w:color="auto"/>
                                <w:bottom w:val="none" w:sz="0" w:space="0" w:color="auto"/>
                                <w:right w:val="none" w:sz="0" w:space="0" w:color="auto"/>
                              </w:divBdr>
                              <w:divsChild>
                                <w:div w:id="1926452025">
                                  <w:marLeft w:val="0"/>
                                  <w:marRight w:val="0"/>
                                  <w:marTop w:val="0"/>
                                  <w:marBottom w:val="0"/>
                                  <w:divBdr>
                                    <w:top w:val="none" w:sz="0" w:space="0" w:color="auto"/>
                                    <w:left w:val="none" w:sz="0" w:space="0" w:color="auto"/>
                                    <w:bottom w:val="none" w:sz="0" w:space="0" w:color="auto"/>
                                    <w:right w:val="none" w:sz="0" w:space="0" w:color="auto"/>
                                  </w:divBdr>
                                  <w:divsChild>
                                    <w:div w:id="2135102222">
                                      <w:marLeft w:val="0"/>
                                      <w:marRight w:val="0"/>
                                      <w:marTop w:val="0"/>
                                      <w:marBottom w:val="0"/>
                                      <w:divBdr>
                                        <w:top w:val="none" w:sz="0" w:space="0" w:color="auto"/>
                                        <w:left w:val="none" w:sz="0" w:space="0" w:color="auto"/>
                                        <w:bottom w:val="none" w:sz="0" w:space="0" w:color="auto"/>
                                        <w:right w:val="none" w:sz="0" w:space="0" w:color="auto"/>
                                      </w:divBdr>
                                    </w:div>
                                    <w:div w:id="1936161506">
                                      <w:marLeft w:val="0"/>
                                      <w:marRight w:val="0"/>
                                      <w:marTop w:val="0"/>
                                      <w:marBottom w:val="0"/>
                                      <w:divBdr>
                                        <w:top w:val="none" w:sz="0" w:space="0" w:color="auto"/>
                                        <w:left w:val="none" w:sz="0" w:space="0" w:color="auto"/>
                                        <w:bottom w:val="none" w:sz="0" w:space="0" w:color="auto"/>
                                        <w:right w:val="none" w:sz="0" w:space="0" w:color="auto"/>
                                      </w:divBdr>
                                    </w:div>
                                    <w:div w:id="2025276361">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262253088">
                                      <w:marLeft w:val="0"/>
                                      <w:marRight w:val="0"/>
                                      <w:marTop w:val="0"/>
                                      <w:marBottom w:val="0"/>
                                      <w:divBdr>
                                        <w:top w:val="none" w:sz="0" w:space="0" w:color="auto"/>
                                        <w:left w:val="none" w:sz="0" w:space="0" w:color="auto"/>
                                        <w:bottom w:val="none" w:sz="0" w:space="0" w:color="auto"/>
                                        <w:right w:val="none" w:sz="0" w:space="0" w:color="auto"/>
                                      </w:divBdr>
                                    </w:div>
                                    <w:div w:id="77872516">
                                      <w:marLeft w:val="0"/>
                                      <w:marRight w:val="0"/>
                                      <w:marTop w:val="0"/>
                                      <w:marBottom w:val="0"/>
                                      <w:divBdr>
                                        <w:top w:val="none" w:sz="0" w:space="0" w:color="auto"/>
                                        <w:left w:val="none" w:sz="0" w:space="0" w:color="auto"/>
                                        <w:bottom w:val="none" w:sz="0" w:space="0" w:color="auto"/>
                                        <w:right w:val="none" w:sz="0" w:space="0" w:color="auto"/>
                                      </w:divBdr>
                                    </w:div>
                                    <w:div w:id="396325056">
                                      <w:marLeft w:val="0"/>
                                      <w:marRight w:val="0"/>
                                      <w:marTop w:val="0"/>
                                      <w:marBottom w:val="0"/>
                                      <w:divBdr>
                                        <w:top w:val="none" w:sz="0" w:space="0" w:color="auto"/>
                                        <w:left w:val="none" w:sz="0" w:space="0" w:color="auto"/>
                                        <w:bottom w:val="none" w:sz="0" w:space="0" w:color="auto"/>
                                        <w:right w:val="none" w:sz="0" w:space="0" w:color="auto"/>
                                      </w:divBdr>
                                    </w:div>
                                    <w:div w:id="1032460463">
                                      <w:marLeft w:val="0"/>
                                      <w:marRight w:val="0"/>
                                      <w:marTop w:val="0"/>
                                      <w:marBottom w:val="0"/>
                                      <w:divBdr>
                                        <w:top w:val="none" w:sz="0" w:space="0" w:color="auto"/>
                                        <w:left w:val="none" w:sz="0" w:space="0" w:color="auto"/>
                                        <w:bottom w:val="none" w:sz="0" w:space="0" w:color="auto"/>
                                        <w:right w:val="none" w:sz="0" w:space="0" w:color="auto"/>
                                      </w:divBdr>
                                    </w:div>
                                  </w:divsChild>
                                </w:div>
                                <w:div w:id="1077943110">
                                  <w:marLeft w:val="0"/>
                                  <w:marRight w:val="0"/>
                                  <w:marTop w:val="0"/>
                                  <w:marBottom w:val="0"/>
                                  <w:divBdr>
                                    <w:top w:val="none" w:sz="0" w:space="0" w:color="auto"/>
                                    <w:left w:val="none" w:sz="0" w:space="0" w:color="auto"/>
                                    <w:bottom w:val="none" w:sz="0" w:space="0" w:color="auto"/>
                                    <w:right w:val="none" w:sz="0" w:space="0" w:color="auto"/>
                                  </w:divBdr>
                                </w:div>
                                <w:div w:id="16759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1424">
                          <w:marLeft w:val="0"/>
                          <w:marRight w:val="0"/>
                          <w:marTop w:val="0"/>
                          <w:marBottom w:val="0"/>
                          <w:divBdr>
                            <w:top w:val="none" w:sz="0" w:space="0" w:color="auto"/>
                            <w:left w:val="none" w:sz="0" w:space="0" w:color="auto"/>
                            <w:bottom w:val="none" w:sz="0" w:space="0" w:color="auto"/>
                            <w:right w:val="none" w:sz="0" w:space="0" w:color="auto"/>
                          </w:divBdr>
                          <w:divsChild>
                            <w:div w:id="304244583">
                              <w:marLeft w:val="0"/>
                              <w:marRight w:val="0"/>
                              <w:marTop w:val="0"/>
                              <w:marBottom w:val="0"/>
                              <w:divBdr>
                                <w:top w:val="none" w:sz="0" w:space="0" w:color="auto"/>
                                <w:left w:val="none" w:sz="0" w:space="0" w:color="auto"/>
                                <w:bottom w:val="none" w:sz="0" w:space="0" w:color="auto"/>
                                <w:right w:val="none" w:sz="0" w:space="0" w:color="auto"/>
                              </w:divBdr>
                              <w:divsChild>
                                <w:div w:id="1094983475">
                                  <w:marLeft w:val="0"/>
                                  <w:marRight w:val="0"/>
                                  <w:marTop w:val="0"/>
                                  <w:marBottom w:val="0"/>
                                  <w:divBdr>
                                    <w:top w:val="none" w:sz="0" w:space="0" w:color="auto"/>
                                    <w:left w:val="none" w:sz="0" w:space="0" w:color="auto"/>
                                    <w:bottom w:val="none" w:sz="0" w:space="0" w:color="auto"/>
                                    <w:right w:val="none" w:sz="0" w:space="0" w:color="auto"/>
                                  </w:divBdr>
                                  <w:divsChild>
                                    <w:div w:id="2059893310">
                                      <w:marLeft w:val="0"/>
                                      <w:marRight w:val="0"/>
                                      <w:marTop w:val="0"/>
                                      <w:marBottom w:val="0"/>
                                      <w:divBdr>
                                        <w:top w:val="none" w:sz="0" w:space="0" w:color="auto"/>
                                        <w:left w:val="none" w:sz="0" w:space="0" w:color="auto"/>
                                        <w:bottom w:val="none" w:sz="0" w:space="0" w:color="auto"/>
                                        <w:right w:val="none" w:sz="0" w:space="0" w:color="auto"/>
                                      </w:divBdr>
                                    </w:div>
                                    <w:div w:id="1297445504">
                                      <w:marLeft w:val="0"/>
                                      <w:marRight w:val="0"/>
                                      <w:marTop w:val="0"/>
                                      <w:marBottom w:val="0"/>
                                      <w:divBdr>
                                        <w:top w:val="none" w:sz="0" w:space="0" w:color="auto"/>
                                        <w:left w:val="none" w:sz="0" w:space="0" w:color="auto"/>
                                        <w:bottom w:val="none" w:sz="0" w:space="0" w:color="auto"/>
                                        <w:right w:val="none" w:sz="0" w:space="0" w:color="auto"/>
                                      </w:divBdr>
                                    </w:div>
                                    <w:div w:id="744645175">
                                      <w:marLeft w:val="0"/>
                                      <w:marRight w:val="0"/>
                                      <w:marTop w:val="0"/>
                                      <w:marBottom w:val="0"/>
                                      <w:divBdr>
                                        <w:top w:val="none" w:sz="0" w:space="0" w:color="auto"/>
                                        <w:left w:val="none" w:sz="0" w:space="0" w:color="auto"/>
                                        <w:bottom w:val="none" w:sz="0" w:space="0" w:color="auto"/>
                                        <w:right w:val="none" w:sz="0" w:space="0" w:color="auto"/>
                                      </w:divBdr>
                                    </w:div>
                                    <w:div w:id="380830602">
                                      <w:marLeft w:val="0"/>
                                      <w:marRight w:val="0"/>
                                      <w:marTop w:val="0"/>
                                      <w:marBottom w:val="0"/>
                                      <w:divBdr>
                                        <w:top w:val="none" w:sz="0" w:space="0" w:color="auto"/>
                                        <w:left w:val="none" w:sz="0" w:space="0" w:color="auto"/>
                                        <w:bottom w:val="none" w:sz="0" w:space="0" w:color="auto"/>
                                        <w:right w:val="none" w:sz="0" w:space="0" w:color="auto"/>
                                      </w:divBdr>
                                    </w:div>
                                    <w:div w:id="1870530755">
                                      <w:marLeft w:val="0"/>
                                      <w:marRight w:val="0"/>
                                      <w:marTop w:val="0"/>
                                      <w:marBottom w:val="0"/>
                                      <w:divBdr>
                                        <w:top w:val="none" w:sz="0" w:space="0" w:color="auto"/>
                                        <w:left w:val="none" w:sz="0" w:space="0" w:color="auto"/>
                                        <w:bottom w:val="none" w:sz="0" w:space="0" w:color="auto"/>
                                        <w:right w:val="none" w:sz="0" w:space="0" w:color="auto"/>
                                      </w:divBdr>
                                    </w:div>
                                    <w:div w:id="1974287822">
                                      <w:marLeft w:val="0"/>
                                      <w:marRight w:val="0"/>
                                      <w:marTop w:val="0"/>
                                      <w:marBottom w:val="0"/>
                                      <w:divBdr>
                                        <w:top w:val="none" w:sz="0" w:space="0" w:color="auto"/>
                                        <w:left w:val="none" w:sz="0" w:space="0" w:color="auto"/>
                                        <w:bottom w:val="none" w:sz="0" w:space="0" w:color="auto"/>
                                        <w:right w:val="none" w:sz="0" w:space="0" w:color="auto"/>
                                      </w:divBdr>
                                    </w:div>
                                    <w:div w:id="981077563">
                                      <w:marLeft w:val="0"/>
                                      <w:marRight w:val="0"/>
                                      <w:marTop w:val="0"/>
                                      <w:marBottom w:val="0"/>
                                      <w:divBdr>
                                        <w:top w:val="none" w:sz="0" w:space="0" w:color="auto"/>
                                        <w:left w:val="none" w:sz="0" w:space="0" w:color="auto"/>
                                        <w:bottom w:val="none" w:sz="0" w:space="0" w:color="auto"/>
                                        <w:right w:val="none" w:sz="0" w:space="0" w:color="auto"/>
                                      </w:divBdr>
                                    </w:div>
                                    <w:div w:id="1846282476">
                                      <w:marLeft w:val="0"/>
                                      <w:marRight w:val="0"/>
                                      <w:marTop w:val="0"/>
                                      <w:marBottom w:val="0"/>
                                      <w:divBdr>
                                        <w:top w:val="none" w:sz="0" w:space="0" w:color="auto"/>
                                        <w:left w:val="none" w:sz="0" w:space="0" w:color="auto"/>
                                        <w:bottom w:val="none" w:sz="0" w:space="0" w:color="auto"/>
                                        <w:right w:val="none" w:sz="0" w:space="0" w:color="auto"/>
                                      </w:divBdr>
                                    </w:div>
                                  </w:divsChild>
                                </w:div>
                                <w:div w:id="23673014">
                                  <w:marLeft w:val="0"/>
                                  <w:marRight w:val="0"/>
                                  <w:marTop w:val="0"/>
                                  <w:marBottom w:val="0"/>
                                  <w:divBdr>
                                    <w:top w:val="none" w:sz="0" w:space="0" w:color="auto"/>
                                    <w:left w:val="none" w:sz="0" w:space="0" w:color="auto"/>
                                    <w:bottom w:val="none" w:sz="0" w:space="0" w:color="auto"/>
                                    <w:right w:val="none" w:sz="0" w:space="0" w:color="auto"/>
                                  </w:divBdr>
                                </w:div>
                                <w:div w:id="9477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2749">
                          <w:marLeft w:val="0"/>
                          <w:marRight w:val="0"/>
                          <w:marTop w:val="0"/>
                          <w:marBottom w:val="0"/>
                          <w:divBdr>
                            <w:top w:val="none" w:sz="0" w:space="0" w:color="auto"/>
                            <w:left w:val="none" w:sz="0" w:space="0" w:color="auto"/>
                            <w:bottom w:val="none" w:sz="0" w:space="0" w:color="auto"/>
                            <w:right w:val="none" w:sz="0" w:space="0" w:color="auto"/>
                          </w:divBdr>
                          <w:divsChild>
                            <w:div w:id="622466246">
                              <w:marLeft w:val="0"/>
                              <w:marRight w:val="0"/>
                              <w:marTop w:val="0"/>
                              <w:marBottom w:val="0"/>
                              <w:divBdr>
                                <w:top w:val="none" w:sz="0" w:space="0" w:color="auto"/>
                                <w:left w:val="none" w:sz="0" w:space="0" w:color="auto"/>
                                <w:bottom w:val="none" w:sz="0" w:space="0" w:color="auto"/>
                                <w:right w:val="none" w:sz="0" w:space="0" w:color="auto"/>
                              </w:divBdr>
                              <w:divsChild>
                                <w:div w:id="20321074">
                                  <w:marLeft w:val="0"/>
                                  <w:marRight w:val="0"/>
                                  <w:marTop w:val="0"/>
                                  <w:marBottom w:val="0"/>
                                  <w:divBdr>
                                    <w:top w:val="none" w:sz="0" w:space="0" w:color="auto"/>
                                    <w:left w:val="none" w:sz="0" w:space="0" w:color="auto"/>
                                    <w:bottom w:val="none" w:sz="0" w:space="0" w:color="auto"/>
                                    <w:right w:val="none" w:sz="0" w:space="0" w:color="auto"/>
                                  </w:divBdr>
                                  <w:divsChild>
                                    <w:div w:id="1932153298">
                                      <w:marLeft w:val="0"/>
                                      <w:marRight w:val="0"/>
                                      <w:marTop w:val="0"/>
                                      <w:marBottom w:val="0"/>
                                      <w:divBdr>
                                        <w:top w:val="none" w:sz="0" w:space="0" w:color="auto"/>
                                        <w:left w:val="none" w:sz="0" w:space="0" w:color="auto"/>
                                        <w:bottom w:val="none" w:sz="0" w:space="0" w:color="auto"/>
                                        <w:right w:val="none" w:sz="0" w:space="0" w:color="auto"/>
                                      </w:divBdr>
                                    </w:div>
                                    <w:div w:id="2006473085">
                                      <w:marLeft w:val="0"/>
                                      <w:marRight w:val="0"/>
                                      <w:marTop w:val="0"/>
                                      <w:marBottom w:val="0"/>
                                      <w:divBdr>
                                        <w:top w:val="none" w:sz="0" w:space="0" w:color="auto"/>
                                        <w:left w:val="none" w:sz="0" w:space="0" w:color="auto"/>
                                        <w:bottom w:val="none" w:sz="0" w:space="0" w:color="auto"/>
                                        <w:right w:val="none" w:sz="0" w:space="0" w:color="auto"/>
                                      </w:divBdr>
                                    </w:div>
                                    <w:div w:id="358507904">
                                      <w:marLeft w:val="0"/>
                                      <w:marRight w:val="0"/>
                                      <w:marTop w:val="0"/>
                                      <w:marBottom w:val="0"/>
                                      <w:divBdr>
                                        <w:top w:val="none" w:sz="0" w:space="0" w:color="auto"/>
                                        <w:left w:val="none" w:sz="0" w:space="0" w:color="auto"/>
                                        <w:bottom w:val="none" w:sz="0" w:space="0" w:color="auto"/>
                                        <w:right w:val="none" w:sz="0" w:space="0" w:color="auto"/>
                                      </w:divBdr>
                                    </w:div>
                                    <w:div w:id="555361055">
                                      <w:marLeft w:val="0"/>
                                      <w:marRight w:val="0"/>
                                      <w:marTop w:val="0"/>
                                      <w:marBottom w:val="0"/>
                                      <w:divBdr>
                                        <w:top w:val="none" w:sz="0" w:space="0" w:color="auto"/>
                                        <w:left w:val="none" w:sz="0" w:space="0" w:color="auto"/>
                                        <w:bottom w:val="none" w:sz="0" w:space="0" w:color="auto"/>
                                        <w:right w:val="none" w:sz="0" w:space="0" w:color="auto"/>
                                      </w:divBdr>
                                    </w:div>
                                    <w:div w:id="664941569">
                                      <w:marLeft w:val="0"/>
                                      <w:marRight w:val="0"/>
                                      <w:marTop w:val="0"/>
                                      <w:marBottom w:val="0"/>
                                      <w:divBdr>
                                        <w:top w:val="none" w:sz="0" w:space="0" w:color="auto"/>
                                        <w:left w:val="none" w:sz="0" w:space="0" w:color="auto"/>
                                        <w:bottom w:val="none" w:sz="0" w:space="0" w:color="auto"/>
                                        <w:right w:val="none" w:sz="0" w:space="0" w:color="auto"/>
                                      </w:divBdr>
                                    </w:div>
                                    <w:div w:id="1379234129">
                                      <w:marLeft w:val="0"/>
                                      <w:marRight w:val="0"/>
                                      <w:marTop w:val="0"/>
                                      <w:marBottom w:val="0"/>
                                      <w:divBdr>
                                        <w:top w:val="none" w:sz="0" w:space="0" w:color="auto"/>
                                        <w:left w:val="none" w:sz="0" w:space="0" w:color="auto"/>
                                        <w:bottom w:val="none" w:sz="0" w:space="0" w:color="auto"/>
                                        <w:right w:val="none" w:sz="0" w:space="0" w:color="auto"/>
                                      </w:divBdr>
                                    </w:div>
                                    <w:div w:id="1694764249">
                                      <w:marLeft w:val="0"/>
                                      <w:marRight w:val="0"/>
                                      <w:marTop w:val="0"/>
                                      <w:marBottom w:val="0"/>
                                      <w:divBdr>
                                        <w:top w:val="none" w:sz="0" w:space="0" w:color="auto"/>
                                        <w:left w:val="none" w:sz="0" w:space="0" w:color="auto"/>
                                        <w:bottom w:val="none" w:sz="0" w:space="0" w:color="auto"/>
                                        <w:right w:val="none" w:sz="0" w:space="0" w:color="auto"/>
                                      </w:divBdr>
                                    </w:div>
                                    <w:div w:id="950630365">
                                      <w:marLeft w:val="0"/>
                                      <w:marRight w:val="0"/>
                                      <w:marTop w:val="0"/>
                                      <w:marBottom w:val="0"/>
                                      <w:divBdr>
                                        <w:top w:val="none" w:sz="0" w:space="0" w:color="auto"/>
                                        <w:left w:val="none" w:sz="0" w:space="0" w:color="auto"/>
                                        <w:bottom w:val="none" w:sz="0" w:space="0" w:color="auto"/>
                                        <w:right w:val="none" w:sz="0" w:space="0" w:color="auto"/>
                                      </w:divBdr>
                                    </w:div>
                                  </w:divsChild>
                                </w:div>
                                <w:div w:id="1715930290">
                                  <w:marLeft w:val="0"/>
                                  <w:marRight w:val="0"/>
                                  <w:marTop w:val="0"/>
                                  <w:marBottom w:val="0"/>
                                  <w:divBdr>
                                    <w:top w:val="none" w:sz="0" w:space="0" w:color="auto"/>
                                    <w:left w:val="none" w:sz="0" w:space="0" w:color="auto"/>
                                    <w:bottom w:val="none" w:sz="0" w:space="0" w:color="auto"/>
                                    <w:right w:val="none" w:sz="0" w:space="0" w:color="auto"/>
                                  </w:divBdr>
                                </w:div>
                                <w:div w:id="7629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0953">
                          <w:marLeft w:val="0"/>
                          <w:marRight w:val="0"/>
                          <w:marTop w:val="0"/>
                          <w:marBottom w:val="0"/>
                          <w:divBdr>
                            <w:top w:val="none" w:sz="0" w:space="0" w:color="auto"/>
                            <w:left w:val="none" w:sz="0" w:space="0" w:color="auto"/>
                            <w:bottom w:val="none" w:sz="0" w:space="0" w:color="auto"/>
                            <w:right w:val="none" w:sz="0" w:space="0" w:color="auto"/>
                          </w:divBdr>
                          <w:divsChild>
                            <w:div w:id="371537222">
                              <w:marLeft w:val="0"/>
                              <w:marRight w:val="0"/>
                              <w:marTop w:val="0"/>
                              <w:marBottom w:val="0"/>
                              <w:divBdr>
                                <w:top w:val="none" w:sz="0" w:space="0" w:color="auto"/>
                                <w:left w:val="none" w:sz="0" w:space="0" w:color="auto"/>
                                <w:bottom w:val="none" w:sz="0" w:space="0" w:color="auto"/>
                                <w:right w:val="none" w:sz="0" w:space="0" w:color="auto"/>
                              </w:divBdr>
                              <w:divsChild>
                                <w:div w:id="2137789798">
                                  <w:marLeft w:val="0"/>
                                  <w:marRight w:val="0"/>
                                  <w:marTop w:val="0"/>
                                  <w:marBottom w:val="0"/>
                                  <w:divBdr>
                                    <w:top w:val="none" w:sz="0" w:space="0" w:color="auto"/>
                                    <w:left w:val="none" w:sz="0" w:space="0" w:color="auto"/>
                                    <w:bottom w:val="none" w:sz="0" w:space="0" w:color="auto"/>
                                    <w:right w:val="none" w:sz="0" w:space="0" w:color="auto"/>
                                  </w:divBdr>
                                  <w:divsChild>
                                    <w:div w:id="2004309249">
                                      <w:marLeft w:val="0"/>
                                      <w:marRight w:val="0"/>
                                      <w:marTop w:val="0"/>
                                      <w:marBottom w:val="0"/>
                                      <w:divBdr>
                                        <w:top w:val="none" w:sz="0" w:space="0" w:color="auto"/>
                                        <w:left w:val="none" w:sz="0" w:space="0" w:color="auto"/>
                                        <w:bottom w:val="none" w:sz="0" w:space="0" w:color="auto"/>
                                        <w:right w:val="none" w:sz="0" w:space="0" w:color="auto"/>
                                      </w:divBdr>
                                    </w:div>
                                    <w:div w:id="488329174">
                                      <w:marLeft w:val="0"/>
                                      <w:marRight w:val="0"/>
                                      <w:marTop w:val="0"/>
                                      <w:marBottom w:val="0"/>
                                      <w:divBdr>
                                        <w:top w:val="none" w:sz="0" w:space="0" w:color="auto"/>
                                        <w:left w:val="none" w:sz="0" w:space="0" w:color="auto"/>
                                        <w:bottom w:val="none" w:sz="0" w:space="0" w:color="auto"/>
                                        <w:right w:val="none" w:sz="0" w:space="0" w:color="auto"/>
                                      </w:divBdr>
                                    </w:div>
                                    <w:div w:id="602884961">
                                      <w:marLeft w:val="0"/>
                                      <w:marRight w:val="0"/>
                                      <w:marTop w:val="0"/>
                                      <w:marBottom w:val="0"/>
                                      <w:divBdr>
                                        <w:top w:val="none" w:sz="0" w:space="0" w:color="auto"/>
                                        <w:left w:val="none" w:sz="0" w:space="0" w:color="auto"/>
                                        <w:bottom w:val="none" w:sz="0" w:space="0" w:color="auto"/>
                                        <w:right w:val="none" w:sz="0" w:space="0" w:color="auto"/>
                                      </w:divBdr>
                                    </w:div>
                                    <w:div w:id="1406803569">
                                      <w:marLeft w:val="0"/>
                                      <w:marRight w:val="0"/>
                                      <w:marTop w:val="0"/>
                                      <w:marBottom w:val="0"/>
                                      <w:divBdr>
                                        <w:top w:val="none" w:sz="0" w:space="0" w:color="auto"/>
                                        <w:left w:val="none" w:sz="0" w:space="0" w:color="auto"/>
                                        <w:bottom w:val="none" w:sz="0" w:space="0" w:color="auto"/>
                                        <w:right w:val="none" w:sz="0" w:space="0" w:color="auto"/>
                                      </w:divBdr>
                                    </w:div>
                                    <w:div w:id="1993479502">
                                      <w:marLeft w:val="0"/>
                                      <w:marRight w:val="0"/>
                                      <w:marTop w:val="0"/>
                                      <w:marBottom w:val="0"/>
                                      <w:divBdr>
                                        <w:top w:val="none" w:sz="0" w:space="0" w:color="auto"/>
                                        <w:left w:val="none" w:sz="0" w:space="0" w:color="auto"/>
                                        <w:bottom w:val="none" w:sz="0" w:space="0" w:color="auto"/>
                                        <w:right w:val="none" w:sz="0" w:space="0" w:color="auto"/>
                                      </w:divBdr>
                                    </w:div>
                                    <w:div w:id="715543269">
                                      <w:marLeft w:val="0"/>
                                      <w:marRight w:val="0"/>
                                      <w:marTop w:val="0"/>
                                      <w:marBottom w:val="0"/>
                                      <w:divBdr>
                                        <w:top w:val="none" w:sz="0" w:space="0" w:color="auto"/>
                                        <w:left w:val="none" w:sz="0" w:space="0" w:color="auto"/>
                                        <w:bottom w:val="none" w:sz="0" w:space="0" w:color="auto"/>
                                        <w:right w:val="none" w:sz="0" w:space="0" w:color="auto"/>
                                      </w:divBdr>
                                    </w:div>
                                    <w:div w:id="1845825214">
                                      <w:marLeft w:val="0"/>
                                      <w:marRight w:val="0"/>
                                      <w:marTop w:val="0"/>
                                      <w:marBottom w:val="0"/>
                                      <w:divBdr>
                                        <w:top w:val="none" w:sz="0" w:space="0" w:color="auto"/>
                                        <w:left w:val="none" w:sz="0" w:space="0" w:color="auto"/>
                                        <w:bottom w:val="none" w:sz="0" w:space="0" w:color="auto"/>
                                        <w:right w:val="none" w:sz="0" w:space="0" w:color="auto"/>
                                      </w:divBdr>
                                    </w:div>
                                    <w:div w:id="692460859">
                                      <w:marLeft w:val="0"/>
                                      <w:marRight w:val="0"/>
                                      <w:marTop w:val="0"/>
                                      <w:marBottom w:val="0"/>
                                      <w:divBdr>
                                        <w:top w:val="none" w:sz="0" w:space="0" w:color="auto"/>
                                        <w:left w:val="none" w:sz="0" w:space="0" w:color="auto"/>
                                        <w:bottom w:val="none" w:sz="0" w:space="0" w:color="auto"/>
                                        <w:right w:val="none" w:sz="0" w:space="0" w:color="auto"/>
                                      </w:divBdr>
                                    </w:div>
                                  </w:divsChild>
                                </w:div>
                                <w:div w:id="169220128">
                                  <w:marLeft w:val="0"/>
                                  <w:marRight w:val="0"/>
                                  <w:marTop w:val="0"/>
                                  <w:marBottom w:val="0"/>
                                  <w:divBdr>
                                    <w:top w:val="none" w:sz="0" w:space="0" w:color="auto"/>
                                    <w:left w:val="none" w:sz="0" w:space="0" w:color="auto"/>
                                    <w:bottom w:val="none" w:sz="0" w:space="0" w:color="auto"/>
                                    <w:right w:val="none" w:sz="0" w:space="0" w:color="auto"/>
                                  </w:divBdr>
                                </w:div>
                                <w:div w:id="5405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947044">
                  <w:marLeft w:val="0"/>
                  <w:marRight w:val="0"/>
                  <w:marTop w:val="0"/>
                  <w:marBottom w:val="0"/>
                  <w:divBdr>
                    <w:top w:val="none" w:sz="0" w:space="0" w:color="auto"/>
                    <w:left w:val="none" w:sz="0" w:space="0" w:color="auto"/>
                    <w:bottom w:val="none" w:sz="0" w:space="0" w:color="auto"/>
                    <w:right w:val="none" w:sz="0" w:space="0" w:color="auto"/>
                  </w:divBdr>
                  <w:divsChild>
                    <w:div w:id="765999803">
                      <w:marLeft w:val="0"/>
                      <w:marRight w:val="0"/>
                      <w:marTop w:val="0"/>
                      <w:marBottom w:val="0"/>
                      <w:divBdr>
                        <w:top w:val="none" w:sz="0" w:space="0" w:color="auto"/>
                        <w:left w:val="none" w:sz="0" w:space="0" w:color="auto"/>
                        <w:bottom w:val="none" w:sz="0" w:space="0" w:color="auto"/>
                        <w:right w:val="none" w:sz="0" w:space="0" w:color="auto"/>
                      </w:divBdr>
                      <w:divsChild>
                        <w:div w:id="694844763">
                          <w:marLeft w:val="0"/>
                          <w:marRight w:val="0"/>
                          <w:marTop w:val="0"/>
                          <w:marBottom w:val="0"/>
                          <w:divBdr>
                            <w:top w:val="none" w:sz="0" w:space="0" w:color="auto"/>
                            <w:left w:val="none" w:sz="0" w:space="0" w:color="auto"/>
                            <w:bottom w:val="none" w:sz="0" w:space="0" w:color="auto"/>
                            <w:right w:val="none" w:sz="0" w:space="0" w:color="auto"/>
                          </w:divBdr>
                          <w:divsChild>
                            <w:div w:id="1844776024">
                              <w:marLeft w:val="0"/>
                              <w:marRight w:val="0"/>
                              <w:marTop w:val="0"/>
                              <w:marBottom w:val="0"/>
                              <w:divBdr>
                                <w:top w:val="none" w:sz="0" w:space="0" w:color="auto"/>
                                <w:left w:val="none" w:sz="0" w:space="0" w:color="auto"/>
                                <w:bottom w:val="none" w:sz="0" w:space="0" w:color="auto"/>
                                <w:right w:val="none" w:sz="0" w:space="0" w:color="auto"/>
                              </w:divBdr>
                              <w:divsChild>
                                <w:div w:id="11986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5523">
                          <w:marLeft w:val="0"/>
                          <w:marRight w:val="0"/>
                          <w:marTop w:val="0"/>
                          <w:marBottom w:val="0"/>
                          <w:divBdr>
                            <w:top w:val="none" w:sz="0" w:space="0" w:color="auto"/>
                            <w:left w:val="none" w:sz="0" w:space="0" w:color="auto"/>
                            <w:bottom w:val="none" w:sz="0" w:space="0" w:color="auto"/>
                            <w:right w:val="none" w:sz="0" w:space="0" w:color="auto"/>
                          </w:divBdr>
                          <w:divsChild>
                            <w:div w:id="1149595436">
                              <w:marLeft w:val="0"/>
                              <w:marRight w:val="0"/>
                              <w:marTop w:val="0"/>
                              <w:marBottom w:val="0"/>
                              <w:divBdr>
                                <w:top w:val="none" w:sz="0" w:space="0" w:color="auto"/>
                                <w:left w:val="none" w:sz="0" w:space="0" w:color="auto"/>
                                <w:bottom w:val="none" w:sz="0" w:space="0" w:color="auto"/>
                                <w:right w:val="none" w:sz="0" w:space="0" w:color="auto"/>
                              </w:divBdr>
                              <w:divsChild>
                                <w:div w:id="8955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2220">
                          <w:marLeft w:val="0"/>
                          <w:marRight w:val="0"/>
                          <w:marTop w:val="0"/>
                          <w:marBottom w:val="0"/>
                          <w:divBdr>
                            <w:top w:val="none" w:sz="0" w:space="0" w:color="auto"/>
                            <w:left w:val="none" w:sz="0" w:space="0" w:color="auto"/>
                            <w:bottom w:val="none" w:sz="0" w:space="0" w:color="auto"/>
                            <w:right w:val="none" w:sz="0" w:space="0" w:color="auto"/>
                          </w:divBdr>
                          <w:divsChild>
                            <w:div w:id="1109618481">
                              <w:marLeft w:val="0"/>
                              <w:marRight w:val="0"/>
                              <w:marTop w:val="0"/>
                              <w:marBottom w:val="0"/>
                              <w:divBdr>
                                <w:top w:val="none" w:sz="0" w:space="0" w:color="auto"/>
                                <w:left w:val="none" w:sz="0" w:space="0" w:color="auto"/>
                                <w:bottom w:val="none" w:sz="0" w:space="0" w:color="auto"/>
                                <w:right w:val="none" w:sz="0" w:space="0" w:color="auto"/>
                              </w:divBdr>
                            </w:div>
                          </w:divsChild>
                        </w:div>
                        <w:div w:id="539250548">
                          <w:marLeft w:val="0"/>
                          <w:marRight w:val="0"/>
                          <w:marTop w:val="0"/>
                          <w:marBottom w:val="0"/>
                          <w:divBdr>
                            <w:top w:val="none" w:sz="0" w:space="0" w:color="auto"/>
                            <w:left w:val="none" w:sz="0" w:space="0" w:color="auto"/>
                            <w:bottom w:val="none" w:sz="0" w:space="0" w:color="auto"/>
                            <w:right w:val="none" w:sz="0" w:space="0" w:color="auto"/>
                          </w:divBdr>
                          <w:divsChild>
                            <w:div w:id="2064867369">
                              <w:marLeft w:val="0"/>
                              <w:marRight w:val="0"/>
                              <w:marTop w:val="0"/>
                              <w:marBottom w:val="0"/>
                              <w:divBdr>
                                <w:top w:val="none" w:sz="0" w:space="0" w:color="auto"/>
                                <w:left w:val="none" w:sz="0" w:space="0" w:color="auto"/>
                                <w:bottom w:val="none" w:sz="0" w:space="0" w:color="auto"/>
                                <w:right w:val="none" w:sz="0" w:space="0" w:color="auto"/>
                              </w:divBdr>
                              <w:divsChild>
                                <w:div w:id="1161655653">
                                  <w:marLeft w:val="0"/>
                                  <w:marRight w:val="0"/>
                                  <w:marTop w:val="0"/>
                                  <w:marBottom w:val="0"/>
                                  <w:divBdr>
                                    <w:top w:val="none" w:sz="0" w:space="0" w:color="auto"/>
                                    <w:left w:val="none" w:sz="0" w:space="0" w:color="auto"/>
                                    <w:bottom w:val="none" w:sz="0" w:space="0" w:color="auto"/>
                                    <w:right w:val="none" w:sz="0" w:space="0" w:color="auto"/>
                                  </w:divBdr>
                                </w:div>
                                <w:div w:id="16150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487907">
          <w:marLeft w:val="0"/>
          <w:marRight w:val="0"/>
          <w:marTop w:val="0"/>
          <w:marBottom w:val="0"/>
          <w:divBdr>
            <w:top w:val="none" w:sz="0" w:space="0" w:color="auto"/>
            <w:left w:val="none" w:sz="0" w:space="0" w:color="auto"/>
            <w:bottom w:val="none" w:sz="0" w:space="0" w:color="auto"/>
            <w:right w:val="none" w:sz="0" w:space="0" w:color="auto"/>
          </w:divBdr>
          <w:divsChild>
            <w:div w:id="921110971">
              <w:marLeft w:val="0"/>
              <w:marRight w:val="0"/>
              <w:marTop w:val="0"/>
              <w:marBottom w:val="0"/>
              <w:divBdr>
                <w:top w:val="none" w:sz="0" w:space="0" w:color="auto"/>
                <w:left w:val="none" w:sz="0" w:space="0" w:color="auto"/>
                <w:bottom w:val="none" w:sz="0" w:space="0" w:color="auto"/>
                <w:right w:val="none" w:sz="0" w:space="0" w:color="auto"/>
              </w:divBdr>
            </w:div>
            <w:div w:id="1758281493">
              <w:marLeft w:val="0"/>
              <w:marRight w:val="0"/>
              <w:marTop w:val="0"/>
              <w:marBottom w:val="0"/>
              <w:divBdr>
                <w:top w:val="none" w:sz="0" w:space="0" w:color="auto"/>
                <w:left w:val="none" w:sz="0" w:space="0" w:color="auto"/>
                <w:bottom w:val="none" w:sz="0" w:space="0" w:color="auto"/>
                <w:right w:val="none" w:sz="0" w:space="0" w:color="auto"/>
              </w:divBdr>
            </w:div>
          </w:divsChild>
        </w:div>
        <w:div w:id="930351770">
          <w:marLeft w:val="0"/>
          <w:marRight w:val="0"/>
          <w:marTop w:val="0"/>
          <w:marBottom w:val="0"/>
          <w:divBdr>
            <w:top w:val="none" w:sz="0" w:space="0" w:color="auto"/>
            <w:left w:val="none" w:sz="0" w:space="0" w:color="auto"/>
            <w:bottom w:val="none" w:sz="0" w:space="0" w:color="auto"/>
            <w:right w:val="none" w:sz="0" w:space="0" w:color="auto"/>
          </w:divBdr>
          <w:divsChild>
            <w:div w:id="511071361">
              <w:marLeft w:val="0"/>
              <w:marRight w:val="0"/>
              <w:marTop w:val="0"/>
              <w:marBottom w:val="0"/>
              <w:divBdr>
                <w:top w:val="none" w:sz="0" w:space="0" w:color="auto"/>
                <w:left w:val="none" w:sz="0" w:space="0" w:color="auto"/>
                <w:bottom w:val="none" w:sz="0" w:space="0" w:color="auto"/>
                <w:right w:val="none" w:sz="0" w:space="0" w:color="auto"/>
              </w:divBdr>
            </w:div>
            <w:div w:id="950087338">
              <w:marLeft w:val="0"/>
              <w:marRight w:val="0"/>
              <w:marTop w:val="0"/>
              <w:marBottom w:val="0"/>
              <w:divBdr>
                <w:top w:val="none" w:sz="0" w:space="0" w:color="auto"/>
                <w:left w:val="none" w:sz="0" w:space="0" w:color="auto"/>
                <w:bottom w:val="none" w:sz="0" w:space="0" w:color="auto"/>
                <w:right w:val="none" w:sz="0" w:space="0" w:color="auto"/>
              </w:divBdr>
              <w:divsChild>
                <w:div w:id="1836873799">
                  <w:marLeft w:val="0"/>
                  <w:marRight w:val="0"/>
                  <w:marTop w:val="0"/>
                  <w:marBottom w:val="0"/>
                  <w:divBdr>
                    <w:top w:val="none" w:sz="0" w:space="0" w:color="auto"/>
                    <w:left w:val="none" w:sz="0" w:space="0" w:color="auto"/>
                    <w:bottom w:val="none" w:sz="0" w:space="0" w:color="auto"/>
                    <w:right w:val="none" w:sz="0" w:space="0" w:color="auto"/>
                  </w:divBdr>
                </w:div>
                <w:div w:id="1523519523">
                  <w:marLeft w:val="0"/>
                  <w:marRight w:val="0"/>
                  <w:marTop w:val="0"/>
                  <w:marBottom w:val="0"/>
                  <w:divBdr>
                    <w:top w:val="none" w:sz="0" w:space="0" w:color="auto"/>
                    <w:left w:val="none" w:sz="0" w:space="0" w:color="auto"/>
                    <w:bottom w:val="none" w:sz="0" w:space="0" w:color="auto"/>
                    <w:right w:val="none" w:sz="0" w:space="0" w:color="auto"/>
                  </w:divBdr>
                </w:div>
                <w:div w:id="1035040644">
                  <w:marLeft w:val="0"/>
                  <w:marRight w:val="0"/>
                  <w:marTop w:val="0"/>
                  <w:marBottom w:val="0"/>
                  <w:divBdr>
                    <w:top w:val="none" w:sz="0" w:space="0" w:color="auto"/>
                    <w:left w:val="none" w:sz="0" w:space="0" w:color="auto"/>
                    <w:bottom w:val="none" w:sz="0" w:space="0" w:color="auto"/>
                    <w:right w:val="none" w:sz="0" w:space="0" w:color="auto"/>
                  </w:divBdr>
                  <w:divsChild>
                    <w:div w:id="1817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8338">
              <w:marLeft w:val="0"/>
              <w:marRight w:val="0"/>
              <w:marTop w:val="0"/>
              <w:marBottom w:val="0"/>
              <w:divBdr>
                <w:top w:val="none" w:sz="0" w:space="0" w:color="auto"/>
                <w:left w:val="none" w:sz="0" w:space="0" w:color="auto"/>
                <w:bottom w:val="none" w:sz="0" w:space="0" w:color="auto"/>
                <w:right w:val="none" w:sz="0" w:space="0" w:color="auto"/>
              </w:divBdr>
            </w:div>
          </w:divsChild>
        </w:div>
        <w:div w:id="726992282">
          <w:marLeft w:val="0"/>
          <w:marRight w:val="0"/>
          <w:marTop w:val="0"/>
          <w:marBottom w:val="0"/>
          <w:divBdr>
            <w:top w:val="none" w:sz="0" w:space="0" w:color="auto"/>
            <w:left w:val="none" w:sz="0" w:space="0" w:color="auto"/>
            <w:bottom w:val="none" w:sz="0" w:space="0" w:color="auto"/>
            <w:right w:val="none" w:sz="0" w:space="0" w:color="auto"/>
          </w:divBdr>
          <w:divsChild>
            <w:div w:id="1921980799">
              <w:marLeft w:val="0"/>
              <w:marRight w:val="0"/>
              <w:marTop w:val="0"/>
              <w:marBottom w:val="0"/>
              <w:divBdr>
                <w:top w:val="none" w:sz="0" w:space="0" w:color="auto"/>
                <w:left w:val="none" w:sz="0" w:space="0" w:color="auto"/>
                <w:bottom w:val="none" w:sz="0" w:space="0" w:color="auto"/>
                <w:right w:val="none" w:sz="0" w:space="0" w:color="auto"/>
              </w:divBdr>
              <w:divsChild>
                <w:div w:id="733702459">
                  <w:marLeft w:val="0"/>
                  <w:marRight w:val="0"/>
                  <w:marTop w:val="0"/>
                  <w:marBottom w:val="0"/>
                  <w:divBdr>
                    <w:top w:val="none" w:sz="0" w:space="0" w:color="auto"/>
                    <w:left w:val="none" w:sz="0" w:space="0" w:color="auto"/>
                    <w:bottom w:val="none" w:sz="0" w:space="0" w:color="auto"/>
                    <w:right w:val="none" w:sz="0" w:space="0" w:color="auto"/>
                  </w:divBdr>
                </w:div>
                <w:div w:id="471169773">
                  <w:marLeft w:val="0"/>
                  <w:marRight w:val="0"/>
                  <w:marTop w:val="0"/>
                  <w:marBottom w:val="0"/>
                  <w:divBdr>
                    <w:top w:val="none" w:sz="0" w:space="0" w:color="auto"/>
                    <w:left w:val="none" w:sz="0" w:space="0" w:color="auto"/>
                    <w:bottom w:val="none" w:sz="0" w:space="0" w:color="auto"/>
                    <w:right w:val="none" w:sz="0" w:space="0" w:color="auto"/>
                  </w:divBdr>
                </w:div>
                <w:div w:id="298077012">
                  <w:marLeft w:val="0"/>
                  <w:marRight w:val="0"/>
                  <w:marTop w:val="0"/>
                  <w:marBottom w:val="0"/>
                  <w:divBdr>
                    <w:top w:val="none" w:sz="0" w:space="0" w:color="auto"/>
                    <w:left w:val="none" w:sz="0" w:space="0" w:color="auto"/>
                    <w:bottom w:val="none" w:sz="0" w:space="0" w:color="auto"/>
                    <w:right w:val="none" w:sz="0" w:space="0" w:color="auto"/>
                  </w:divBdr>
                </w:div>
                <w:div w:id="1923634842">
                  <w:marLeft w:val="0"/>
                  <w:marRight w:val="0"/>
                  <w:marTop w:val="0"/>
                  <w:marBottom w:val="0"/>
                  <w:divBdr>
                    <w:top w:val="none" w:sz="0" w:space="0" w:color="auto"/>
                    <w:left w:val="none" w:sz="0" w:space="0" w:color="auto"/>
                    <w:bottom w:val="none" w:sz="0" w:space="0" w:color="auto"/>
                    <w:right w:val="none" w:sz="0" w:space="0" w:color="auto"/>
                  </w:divBdr>
                </w:div>
                <w:div w:id="1949122301">
                  <w:marLeft w:val="0"/>
                  <w:marRight w:val="0"/>
                  <w:marTop w:val="0"/>
                  <w:marBottom w:val="0"/>
                  <w:divBdr>
                    <w:top w:val="none" w:sz="0" w:space="0" w:color="auto"/>
                    <w:left w:val="none" w:sz="0" w:space="0" w:color="auto"/>
                    <w:bottom w:val="none" w:sz="0" w:space="0" w:color="auto"/>
                    <w:right w:val="none" w:sz="0" w:space="0" w:color="auto"/>
                  </w:divBdr>
                </w:div>
                <w:div w:id="2493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97455">
          <w:marLeft w:val="0"/>
          <w:marRight w:val="0"/>
          <w:marTop w:val="0"/>
          <w:marBottom w:val="0"/>
          <w:divBdr>
            <w:top w:val="none" w:sz="0" w:space="0" w:color="auto"/>
            <w:left w:val="none" w:sz="0" w:space="0" w:color="auto"/>
            <w:bottom w:val="none" w:sz="0" w:space="0" w:color="auto"/>
            <w:right w:val="none" w:sz="0" w:space="0" w:color="auto"/>
          </w:divBdr>
          <w:divsChild>
            <w:div w:id="1969428823">
              <w:marLeft w:val="0"/>
              <w:marRight w:val="0"/>
              <w:marTop w:val="0"/>
              <w:marBottom w:val="0"/>
              <w:divBdr>
                <w:top w:val="none" w:sz="0" w:space="0" w:color="auto"/>
                <w:left w:val="none" w:sz="0" w:space="0" w:color="auto"/>
                <w:bottom w:val="none" w:sz="0" w:space="0" w:color="auto"/>
                <w:right w:val="none" w:sz="0" w:space="0" w:color="auto"/>
              </w:divBdr>
            </w:div>
            <w:div w:id="498932025">
              <w:marLeft w:val="0"/>
              <w:marRight w:val="0"/>
              <w:marTop w:val="0"/>
              <w:marBottom w:val="0"/>
              <w:divBdr>
                <w:top w:val="none" w:sz="0" w:space="0" w:color="auto"/>
                <w:left w:val="none" w:sz="0" w:space="0" w:color="auto"/>
                <w:bottom w:val="none" w:sz="0" w:space="0" w:color="auto"/>
                <w:right w:val="none" w:sz="0" w:space="0" w:color="auto"/>
              </w:divBdr>
            </w:div>
            <w:div w:id="502283380">
              <w:marLeft w:val="0"/>
              <w:marRight w:val="0"/>
              <w:marTop w:val="0"/>
              <w:marBottom w:val="0"/>
              <w:divBdr>
                <w:top w:val="none" w:sz="0" w:space="0" w:color="auto"/>
                <w:left w:val="none" w:sz="0" w:space="0" w:color="auto"/>
                <w:bottom w:val="none" w:sz="0" w:space="0" w:color="auto"/>
                <w:right w:val="none" w:sz="0" w:space="0" w:color="auto"/>
              </w:divBdr>
            </w:div>
            <w:div w:id="1074739117">
              <w:marLeft w:val="0"/>
              <w:marRight w:val="0"/>
              <w:marTop w:val="0"/>
              <w:marBottom w:val="0"/>
              <w:divBdr>
                <w:top w:val="none" w:sz="0" w:space="0" w:color="auto"/>
                <w:left w:val="none" w:sz="0" w:space="0" w:color="auto"/>
                <w:bottom w:val="none" w:sz="0" w:space="0" w:color="auto"/>
                <w:right w:val="none" w:sz="0" w:space="0" w:color="auto"/>
              </w:divBdr>
            </w:div>
            <w:div w:id="1988391999">
              <w:marLeft w:val="0"/>
              <w:marRight w:val="0"/>
              <w:marTop w:val="0"/>
              <w:marBottom w:val="0"/>
              <w:divBdr>
                <w:top w:val="none" w:sz="0" w:space="0" w:color="auto"/>
                <w:left w:val="none" w:sz="0" w:space="0" w:color="auto"/>
                <w:bottom w:val="none" w:sz="0" w:space="0" w:color="auto"/>
                <w:right w:val="none" w:sz="0" w:space="0" w:color="auto"/>
              </w:divBdr>
            </w:div>
            <w:div w:id="1788115079">
              <w:marLeft w:val="0"/>
              <w:marRight w:val="0"/>
              <w:marTop w:val="0"/>
              <w:marBottom w:val="0"/>
              <w:divBdr>
                <w:top w:val="none" w:sz="0" w:space="0" w:color="auto"/>
                <w:left w:val="none" w:sz="0" w:space="0" w:color="auto"/>
                <w:bottom w:val="none" w:sz="0" w:space="0" w:color="auto"/>
                <w:right w:val="none" w:sz="0" w:space="0" w:color="auto"/>
              </w:divBdr>
            </w:div>
          </w:divsChild>
        </w:div>
        <w:div w:id="131288513">
          <w:marLeft w:val="0"/>
          <w:marRight w:val="0"/>
          <w:marTop w:val="0"/>
          <w:marBottom w:val="300"/>
          <w:divBdr>
            <w:top w:val="none" w:sz="0" w:space="0" w:color="auto"/>
            <w:left w:val="none" w:sz="0" w:space="0" w:color="auto"/>
            <w:bottom w:val="none" w:sz="0" w:space="0" w:color="auto"/>
            <w:right w:val="none" w:sz="0" w:space="0" w:color="auto"/>
          </w:divBdr>
          <w:divsChild>
            <w:div w:id="1365717906">
              <w:marLeft w:val="0"/>
              <w:marRight w:val="0"/>
              <w:marTop w:val="0"/>
              <w:marBottom w:val="0"/>
              <w:divBdr>
                <w:top w:val="none" w:sz="0" w:space="0" w:color="auto"/>
                <w:left w:val="none" w:sz="0" w:space="0" w:color="auto"/>
                <w:bottom w:val="none" w:sz="0" w:space="0" w:color="auto"/>
                <w:right w:val="none" w:sz="0" w:space="0" w:color="auto"/>
              </w:divBdr>
              <w:divsChild>
                <w:div w:id="6443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7323">
          <w:marLeft w:val="0"/>
          <w:marRight w:val="0"/>
          <w:marTop w:val="0"/>
          <w:marBottom w:val="0"/>
          <w:divBdr>
            <w:top w:val="none" w:sz="0" w:space="0" w:color="auto"/>
            <w:left w:val="none" w:sz="0" w:space="0" w:color="auto"/>
            <w:bottom w:val="none" w:sz="0" w:space="0" w:color="auto"/>
            <w:right w:val="none" w:sz="0" w:space="0" w:color="auto"/>
          </w:divBdr>
        </w:div>
        <w:div w:id="1454133243">
          <w:marLeft w:val="0"/>
          <w:marRight w:val="0"/>
          <w:marTop w:val="0"/>
          <w:marBottom w:val="300"/>
          <w:divBdr>
            <w:top w:val="none" w:sz="0" w:space="0" w:color="auto"/>
            <w:left w:val="none" w:sz="0" w:space="0" w:color="auto"/>
            <w:bottom w:val="none" w:sz="0" w:space="0" w:color="auto"/>
            <w:right w:val="none" w:sz="0" w:space="0" w:color="auto"/>
          </w:divBdr>
          <w:divsChild>
            <w:div w:id="533273257">
              <w:marLeft w:val="0"/>
              <w:marRight w:val="0"/>
              <w:marTop w:val="0"/>
              <w:marBottom w:val="0"/>
              <w:divBdr>
                <w:top w:val="none" w:sz="0" w:space="0" w:color="auto"/>
                <w:left w:val="none" w:sz="0" w:space="0" w:color="auto"/>
                <w:bottom w:val="none" w:sz="0" w:space="0" w:color="auto"/>
                <w:right w:val="none" w:sz="0" w:space="0" w:color="auto"/>
              </w:divBdr>
            </w:div>
          </w:divsChild>
        </w:div>
        <w:div w:id="152306653">
          <w:marLeft w:val="0"/>
          <w:marRight w:val="0"/>
          <w:marTop w:val="0"/>
          <w:marBottom w:val="0"/>
          <w:divBdr>
            <w:top w:val="none" w:sz="0" w:space="0" w:color="auto"/>
            <w:left w:val="none" w:sz="0" w:space="0" w:color="auto"/>
            <w:bottom w:val="none" w:sz="0" w:space="0" w:color="auto"/>
            <w:right w:val="none" w:sz="0" w:space="0" w:color="auto"/>
          </w:divBdr>
          <w:divsChild>
            <w:div w:id="1785268550">
              <w:marLeft w:val="0"/>
              <w:marRight w:val="0"/>
              <w:marTop w:val="0"/>
              <w:marBottom w:val="0"/>
              <w:divBdr>
                <w:top w:val="none" w:sz="0" w:space="0" w:color="auto"/>
                <w:left w:val="none" w:sz="0" w:space="0" w:color="auto"/>
                <w:bottom w:val="none" w:sz="0" w:space="0" w:color="auto"/>
                <w:right w:val="none" w:sz="0" w:space="0" w:color="auto"/>
              </w:divBdr>
            </w:div>
            <w:div w:id="1434856051">
              <w:marLeft w:val="0"/>
              <w:marRight w:val="0"/>
              <w:marTop w:val="0"/>
              <w:marBottom w:val="0"/>
              <w:divBdr>
                <w:top w:val="none" w:sz="0" w:space="0" w:color="auto"/>
                <w:left w:val="none" w:sz="0" w:space="0" w:color="auto"/>
                <w:bottom w:val="none" w:sz="0" w:space="0" w:color="auto"/>
                <w:right w:val="none" w:sz="0" w:space="0" w:color="auto"/>
              </w:divBdr>
            </w:div>
            <w:div w:id="534461642">
              <w:marLeft w:val="0"/>
              <w:marRight w:val="0"/>
              <w:marTop w:val="0"/>
              <w:marBottom w:val="0"/>
              <w:divBdr>
                <w:top w:val="none" w:sz="0" w:space="0" w:color="auto"/>
                <w:left w:val="none" w:sz="0" w:space="0" w:color="auto"/>
                <w:bottom w:val="none" w:sz="0" w:space="0" w:color="auto"/>
                <w:right w:val="none" w:sz="0" w:space="0" w:color="auto"/>
              </w:divBdr>
            </w:div>
            <w:div w:id="474759407">
              <w:marLeft w:val="0"/>
              <w:marRight w:val="0"/>
              <w:marTop w:val="0"/>
              <w:marBottom w:val="0"/>
              <w:divBdr>
                <w:top w:val="none" w:sz="0" w:space="0" w:color="auto"/>
                <w:left w:val="none" w:sz="0" w:space="0" w:color="auto"/>
                <w:bottom w:val="none" w:sz="0" w:space="0" w:color="auto"/>
                <w:right w:val="none" w:sz="0" w:space="0" w:color="auto"/>
              </w:divBdr>
            </w:div>
            <w:div w:id="782656929">
              <w:marLeft w:val="0"/>
              <w:marRight w:val="0"/>
              <w:marTop w:val="0"/>
              <w:marBottom w:val="0"/>
              <w:divBdr>
                <w:top w:val="none" w:sz="0" w:space="0" w:color="auto"/>
                <w:left w:val="none" w:sz="0" w:space="0" w:color="auto"/>
                <w:bottom w:val="none" w:sz="0" w:space="0" w:color="auto"/>
                <w:right w:val="none" w:sz="0" w:space="0" w:color="auto"/>
              </w:divBdr>
            </w:div>
            <w:div w:id="1614558856">
              <w:marLeft w:val="0"/>
              <w:marRight w:val="0"/>
              <w:marTop w:val="0"/>
              <w:marBottom w:val="0"/>
              <w:divBdr>
                <w:top w:val="none" w:sz="0" w:space="0" w:color="auto"/>
                <w:left w:val="none" w:sz="0" w:space="0" w:color="auto"/>
                <w:bottom w:val="none" w:sz="0" w:space="0" w:color="auto"/>
                <w:right w:val="none" w:sz="0" w:space="0" w:color="auto"/>
              </w:divBdr>
            </w:div>
          </w:divsChild>
        </w:div>
        <w:div w:id="1933732898">
          <w:marLeft w:val="0"/>
          <w:marRight w:val="0"/>
          <w:marTop w:val="0"/>
          <w:marBottom w:val="0"/>
          <w:divBdr>
            <w:top w:val="none" w:sz="0" w:space="0" w:color="auto"/>
            <w:left w:val="none" w:sz="0" w:space="0" w:color="auto"/>
            <w:bottom w:val="none" w:sz="0" w:space="0" w:color="auto"/>
            <w:right w:val="none" w:sz="0" w:space="0" w:color="auto"/>
          </w:divBdr>
          <w:divsChild>
            <w:div w:id="480972951">
              <w:marLeft w:val="0"/>
              <w:marRight w:val="0"/>
              <w:marTop w:val="0"/>
              <w:marBottom w:val="0"/>
              <w:divBdr>
                <w:top w:val="none" w:sz="0" w:space="0" w:color="auto"/>
                <w:left w:val="none" w:sz="0" w:space="0" w:color="auto"/>
                <w:bottom w:val="none" w:sz="0" w:space="0" w:color="auto"/>
                <w:right w:val="none" w:sz="0" w:space="0" w:color="auto"/>
              </w:divBdr>
              <w:divsChild>
                <w:div w:id="1965885597">
                  <w:marLeft w:val="0"/>
                  <w:marRight w:val="0"/>
                  <w:marTop w:val="0"/>
                  <w:marBottom w:val="0"/>
                  <w:divBdr>
                    <w:top w:val="none" w:sz="0" w:space="0" w:color="auto"/>
                    <w:left w:val="none" w:sz="0" w:space="0" w:color="auto"/>
                    <w:bottom w:val="none" w:sz="0" w:space="0" w:color="auto"/>
                    <w:right w:val="none" w:sz="0" w:space="0" w:color="auto"/>
                  </w:divBdr>
                  <w:divsChild>
                    <w:div w:id="963660954">
                      <w:marLeft w:val="0"/>
                      <w:marRight w:val="0"/>
                      <w:marTop w:val="0"/>
                      <w:marBottom w:val="0"/>
                      <w:divBdr>
                        <w:top w:val="none" w:sz="0" w:space="0" w:color="auto"/>
                        <w:left w:val="none" w:sz="0" w:space="0" w:color="auto"/>
                        <w:bottom w:val="none" w:sz="0" w:space="0" w:color="auto"/>
                        <w:right w:val="none" w:sz="0" w:space="0" w:color="auto"/>
                      </w:divBdr>
                    </w:div>
                    <w:div w:id="472986468">
                      <w:marLeft w:val="0"/>
                      <w:marRight w:val="0"/>
                      <w:marTop w:val="0"/>
                      <w:marBottom w:val="0"/>
                      <w:divBdr>
                        <w:top w:val="none" w:sz="0" w:space="0" w:color="auto"/>
                        <w:left w:val="none" w:sz="0" w:space="0" w:color="auto"/>
                        <w:bottom w:val="none" w:sz="0" w:space="0" w:color="auto"/>
                        <w:right w:val="none" w:sz="0" w:space="0" w:color="auto"/>
                      </w:divBdr>
                      <w:divsChild>
                        <w:div w:id="1527938352">
                          <w:marLeft w:val="0"/>
                          <w:marRight w:val="0"/>
                          <w:marTop w:val="0"/>
                          <w:marBottom w:val="0"/>
                          <w:divBdr>
                            <w:top w:val="none" w:sz="0" w:space="0" w:color="auto"/>
                            <w:left w:val="none" w:sz="0" w:space="0" w:color="auto"/>
                            <w:bottom w:val="none" w:sz="0" w:space="0" w:color="auto"/>
                            <w:right w:val="none" w:sz="0" w:space="0" w:color="auto"/>
                          </w:divBdr>
                        </w:div>
                        <w:div w:id="1090740572">
                          <w:marLeft w:val="0"/>
                          <w:marRight w:val="0"/>
                          <w:marTop w:val="0"/>
                          <w:marBottom w:val="0"/>
                          <w:divBdr>
                            <w:top w:val="none" w:sz="0" w:space="0" w:color="auto"/>
                            <w:left w:val="none" w:sz="0" w:space="0" w:color="auto"/>
                            <w:bottom w:val="none" w:sz="0" w:space="0" w:color="auto"/>
                            <w:right w:val="none" w:sz="0" w:space="0" w:color="auto"/>
                          </w:divBdr>
                        </w:div>
                      </w:divsChild>
                    </w:div>
                    <w:div w:id="916786086">
                      <w:marLeft w:val="0"/>
                      <w:marRight w:val="0"/>
                      <w:marTop w:val="0"/>
                      <w:marBottom w:val="0"/>
                      <w:divBdr>
                        <w:top w:val="none" w:sz="0" w:space="0" w:color="auto"/>
                        <w:left w:val="none" w:sz="0" w:space="0" w:color="auto"/>
                        <w:bottom w:val="none" w:sz="0" w:space="0" w:color="auto"/>
                        <w:right w:val="none" w:sz="0" w:space="0" w:color="auto"/>
                      </w:divBdr>
                      <w:divsChild>
                        <w:div w:id="740951835">
                          <w:marLeft w:val="0"/>
                          <w:marRight w:val="0"/>
                          <w:marTop w:val="0"/>
                          <w:marBottom w:val="0"/>
                          <w:divBdr>
                            <w:top w:val="none" w:sz="0" w:space="0" w:color="auto"/>
                            <w:left w:val="none" w:sz="0" w:space="0" w:color="auto"/>
                            <w:bottom w:val="none" w:sz="0" w:space="0" w:color="auto"/>
                            <w:right w:val="none" w:sz="0" w:space="0" w:color="auto"/>
                          </w:divBdr>
                        </w:div>
                        <w:div w:id="704451537">
                          <w:marLeft w:val="0"/>
                          <w:marRight w:val="0"/>
                          <w:marTop w:val="0"/>
                          <w:marBottom w:val="0"/>
                          <w:divBdr>
                            <w:top w:val="none" w:sz="0" w:space="0" w:color="auto"/>
                            <w:left w:val="none" w:sz="0" w:space="0" w:color="auto"/>
                            <w:bottom w:val="none" w:sz="0" w:space="0" w:color="auto"/>
                            <w:right w:val="none" w:sz="0" w:space="0" w:color="auto"/>
                          </w:divBdr>
                        </w:div>
                      </w:divsChild>
                    </w:div>
                    <w:div w:id="1480999807">
                      <w:marLeft w:val="0"/>
                      <w:marRight w:val="0"/>
                      <w:marTop w:val="0"/>
                      <w:marBottom w:val="0"/>
                      <w:divBdr>
                        <w:top w:val="none" w:sz="0" w:space="0" w:color="auto"/>
                        <w:left w:val="none" w:sz="0" w:space="0" w:color="auto"/>
                        <w:bottom w:val="none" w:sz="0" w:space="0" w:color="auto"/>
                        <w:right w:val="none" w:sz="0" w:space="0" w:color="auto"/>
                      </w:divBdr>
                      <w:divsChild>
                        <w:div w:id="1652060684">
                          <w:marLeft w:val="0"/>
                          <w:marRight w:val="0"/>
                          <w:marTop w:val="0"/>
                          <w:marBottom w:val="0"/>
                          <w:divBdr>
                            <w:top w:val="none" w:sz="0" w:space="0" w:color="auto"/>
                            <w:left w:val="none" w:sz="0" w:space="0" w:color="auto"/>
                            <w:bottom w:val="none" w:sz="0" w:space="0" w:color="auto"/>
                            <w:right w:val="none" w:sz="0" w:space="0" w:color="auto"/>
                          </w:divBdr>
                        </w:div>
                        <w:div w:id="1530990875">
                          <w:marLeft w:val="0"/>
                          <w:marRight w:val="0"/>
                          <w:marTop w:val="0"/>
                          <w:marBottom w:val="0"/>
                          <w:divBdr>
                            <w:top w:val="none" w:sz="0" w:space="0" w:color="auto"/>
                            <w:left w:val="none" w:sz="0" w:space="0" w:color="auto"/>
                            <w:bottom w:val="none" w:sz="0" w:space="0" w:color="auto"/>
                            <w:right w:val="none" w:sz="0" w:space="0" w:color="auto"/>
                          </w:divBdr>
                        </w:div>
                      </w:divsChild>
                    </w:div>
                    <w:div w:id="1714579299">
                      <w:marLeft w:val="0"/>
                      <w:marRight w:val="0"/>
                      <w:marTop w:val="0"/>
                      <w:marBottom w:val="0"/>
                      <w:divBdr>
                        <w:top w:val="none" w:sz="0" w:space="0" w:color="auto"/>
                        <w:left w:val="none" w:sz="0" w:space="0" w:color="auto"/>
                        <w:bottom w:val="none" w:sz="0" w:space="0" w:color="auto"/>
                        <w:right w:val="none" w:sz="0" w:space="0" w:color="auto"/>
                      </w:divBdr>
                      <w:divsChild>
                        <w:div w:id="1771855481">
                          <w:marLeft w:val="0"/>
                          <w:marRight w:val="0"/>
                          <w:marTop w:val="0"/>
                          <w:marBottom w:val="0"/>
                          <w:divBdr>
                            <w:top w:val="none" w:sz="0" w:space="0" w:color="auto"/>
                            <w:left w:val="none" w:sz="0" w:space="0" w:color="auto"/>
                            <w:bottom w:val="none" w:sz="0" w:space="0" w:color="auto"/>
                            <w:right w:val="none" w:sz="0" w:space="0" w:color="auto"/>
                          </w:divBdr>
                        </w:div>
                        <w:div w:id="18758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98543">
                  <w:marLeft w:val="0"/>
                  <w:marRight w:val="0"/>
                  <w:marTop w:val="0"/>
                  <w:marBottom w:val="0"/>
                  <w:divBdr>
                    <w:top w:val="none" w:sz="0" w:space="0" w:color="auto"/>
                    <w:left w:val="none" w:sz="0" w:space="0" w:color="auto"/>
                    <w:bottom w:val="none" w:sz="0" w:space="0" w:color="auto"/>
                    <w:right w:val="none" w:sz="0" w:space="0" w:color="auto"/>
                  </w:divBdr>
                  <w:divsChild>
                    <w:div w:id="103427531">
                      <w:marLeft w:val="0"/>
                      <w:marRight w:val="0"/>
                      <w:marTop w:val="0"/>
                      <w:marBottom w:val="0"/>
                      <w:divBdr>
                        <w:top w:val="none" w:sz="0" w:space="0" w:color="auto"/>
                        <w:left w:val="none" w:sz="0" w:space="0" w:color="auto"/>
                        <w:bottom w:val="none" w:sz="0" w:space="0" w:color="auto"/>
                        <w:right w:val="none" w:sz="0" w:space="0" w:color="auto"/>
                      </w:divBdr>
                    </w:div>
                    <w:div w:id="1268389202">
                      <w:marLeft w:val="0"/>
                      <w:marRight w:val="0"/>
                      <w:marTop w:val="0"/>
                      <w:marBottom w:val="0"/>
                      <w:divBdr>
                        <w:top w:val="none" w:sz="0" w:space="0" w:color="auto"/>
                        <w:left w:val="none" w:sz="0" w:space="0" w:color="auto"/>
                        <w:bottom w:val="none" w:sz="0" w:space="0" w:color="auto"/>
                        <w:right w:val="none" w:sz="0" w:space="0" w:color="auto"/>
                      </w:divBdr>
                      <w:divsChild>
                        <w:div w:id="1198930163">
                          <w:marLeft w:val="0"/>
                          <w:marRight w:val="0"/>
                          <w:marTop w:val="0"/>
                          <w:marBottom w:val="0"/>
                          <w:divBdr>
                            <w:top w:val="none" w:sz="0" w:space="0" w:color="auto"/>
                            <w:left w:val="none" w:sz="0" w:space="0" w:color="auto"/>
                            <w:bottom w:val="none" w:sz="0" w:space="0" w:color="auto"/>
                            <w:right w:val="none" w:sz="0" w:space="0" w:color="auto"/>
                          </w:divBdr>
                        </w:div>
                        <w:div w:id="1367946185">
                          <w:marLeft w:val="0"/>
                          <w:marRight w:val="0"/>
                          <w:marTop w:val="0"/>
                          <w:marBottom w:val="0"/>
                          <w:divBdr>
                            <w:top w:val="none" w:sz="0" w:space="0" w:color="auto"/>
                            <w:left w:val="none" w:sz="0" w:space="0" w:color="auto"/>
                            <w:bottom w:val="none" w:sz="0" w:space="0" w:color="auto"/>
                            <w:right w:val="none" w:sz="0" w:space="0" w:color="auto"/>
                          </w:divBdr>
                        </w:div>
                      </w:divsChild>
                    </w:div>
                    <w:div w:id="2029016641">
                      <w:marLeft w:val="0"/>
                      <w:marRight w:val="0"/>
                      <w:marTop w:val="0"/>
                      <w:marBottom w:val="0"/>
                      <w:divBdr>
                        <w:top w:val="none" w:sz="0" w:space="0" w:color="auto"/>
                        <w:left w:val="none" w:sz="0" w:space="0" w:color="auto"/>
                        <w:bottom w:val="none" w:sz="0" w:space="0" w:color="auto"/>
                        <w:right w:val="none" w:sz="0" w:space="0" w:color="auto"/>
                      </w:divBdr>
                      <w:divsChild>
                        <w:div w:id="2123333073">
                          <w:marLeft w:val="0"/>
                          <w:marRight w:val="0"/>
                          <w:marTop w:val="0"/>
                          <w:marBottom w:val="0"/>
                          <w:divBdr>
                            <w:top w:val="none" w:sz="0" w:space="0" w:color="auto"/>
                            <w:left w:val="none" w:sz="0" w:space="0" w:color="auto"/>
                            <w:bottom w:val="none" w:sz="0" w:space="0" w:color="auto"/>
                            <w:right w:val="none" w:sz="0" w:space="0" w:color="auto"/>
                          </w:divBdr>
                        </w:div>
                        <w:div w:id="1932591511">
                          <w:marLeft w:val="0"/>
                          <w:marRight w:val="0"/>
                          <w:marTop w:val="0"/>
                          <w:marBottom w:val="0"/>
                          <w:divBdr>
                            <w:top w:val="none" w:sz="0" w:space="0" w:color="auto"/>
                            <w:left w:val="none" w:sz="0" w:space="0" w:color="auto"/>
                            <w:bottom w:val="none" w:sz="0" w:space="0" w:color="auto"/>
                            <w:right w:val="none" w:sz="0" w:space="0" w:color="auto"/>
                          </w:divBdr>
                        </w:div>
                      </w:divsChild>
                    </w:div>
                    <w:div w:id="719014593">
                      <w:marLeft w:val="0"/>
                      <w:marRight w:val="0"/>
                      <w:marTop w:val="0"/>
                      <w:marBottom w:val="0"/>
                      <w:divBdr>
                        <w:top w:val="none" w:sz="0" w:space="0" w:color="auto"/>
                        <w:left w:val="none" w:sz="0" w:space="0" w:color="auto"/>
                        <w:bottom w:val="none" w:sz="0" w:space="0" w:color="auto"/>
                        <w:right w:val="none" w:sz="0" w:space="0" w:color="auto"/>
                      </w:divBdr>
                      <w:divsChild>
                        <w:div w:id="173155946">
                          <w:marLeft w:val="0"/>
                          <w:marRight w:val="0"/>
                          <w:marTop w:val="0"/>
                          <w:marBottom w:val="0"/>
                          <w:divBdr>
                            <w:top w:val="none" w:sz="0" w:space="0" w:color="auto"/>
                            <w:left w:val="none" w:sz="0" w:space="0" w:color="auto"/>
                            <w:bottom w:val="none" w:sz="0" w:space="0" w:color="auto"/>
                            <w:right w:val="none" w:sz="0" w:space="0" w:color="auto"/>
                          </w:divBdr>
                        </w:div>
                        <w:div w:id="841317639">
                          <w:marLeft w:val="0"/>
                          <w:marRight w:val="0"/>
                          <w:marTop w:val="0"/>
                          <w:marBottom w:val="0"/>
                          <w:divBdr>
                            <w:top w:val="none" w:sz="0" w:space="0" w:color="auto"/>
                            <w:left w:val="none" w:sz="0" w:space="0" w:color="auto"/>
                            <w:bottom w:val="none" w:sz="0" w:space="0" w:color="auto"/>
                            <w:right w:val="none" w:sz="0" w:space="0" w:color="auto"/>
                          </w:divBdr>
                        </w:div>
                      </w:divsChild>
                    </w:div>
                    <w:div w:id="1839340519">
                      <w:marLeft w:val="0"/>
                      <w:marRight w:val="0"/>
                      <w:marTop w:val="0"/>
                      <w:marBottom w:val="0"/>
                      <w:divBdr>
                        <w:top w:val="none" w:sz="0" w:space="0" w:color="auto"/>
                        <w:left w:val="none" w:sz="0" w:space="0" w:color="auto"/>
                        <w:bottom w:val="none" w:sz="0" w:space="0" w:color="auto"/>
                        <w:right w:val="none" w:sz="0" w:space="0" w:color="auto"/>
                      </w:divBdr>
                      <w:divsChild>
                        <w:div w:id="1751728082">
                          <w:marLeft w:val="0"/>
                          <w:marRight w:val="0"/>
                          <w:marTop w:val="0"/>
                          <w:marBottom w:val="0"/>
                          <w:divBdr>
                            <w:top w:val="none" w:sz="0" w:space="0" w:color="auto"/>
                            <w:left w:val="none" w:sz="0" w:space="0" w:color="auto"/>
                            <w:bottom w:val="none" w:sz="0" w:space="0" w:color="auto"/>
                            <w:right w:val="none" w:sz="0" w:space="0" w:color="auto"/>
                          </w:divBdr>
                        </w:div>
                        <w:div w:id="19127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8098">
          <w:marLeft w:val="0"/>
          <w:marRight w:val="0"/>
          <w:marTop w:val="0"/>
          <w:marBottom w:val="0"/>
          <w:divBdr>
            <w:top w:val="none" w:sz="0" w:space="0" w:color="auto"/>
            <w:left w:val="none" w:sz="0" w:space="0" w:color="auto"/>
            <w:bottom w:val="none" w:sz="0" w:space="0" w:color="auto"/>
            <w:right w:val="none" w:sz="0" w:space="0" w:color="auto"/>
          </w:divBdr>
          <w:divsChild>
            <w:div w:id="800653391">
              <w:marLeft w:val="0"/>
              <w:marRight w:val="0"/>
              <w:marTop w:val="0"/>
              <w:marBottom w:val="0"/>
              <w:divBdr>
                <w:top w:val="none" w:sz="0" w:space="0" w:color="auto"/>
                <w:left w:val="none" w:sz="0" w:space="0" w:color="auto"/>
                <w:bottom w:val="none" w:sz="0" w:space="0" w:color="auto"/>
                <w:right w:val="none" w:sz="0" w:space="0" w:color="auto"/>
              </w:divBdr>
              <w:divsChild>
                <w:div w:id="140082023">
                  <w:marLeft w:val="0"/>
                  <w:marRight w:val="0"/>
                  <w:marTop w:val="0"/>
                  <w:marBottom w:val="0"/>
                  <w:divBdr>
                    <w:top w:val="none" w:sz="0" w:space="0" w:color="auto"/>
                    <w:left w:val="none" w:sz="0" w:space="0" w:color="auto"/>
                    <w:bottom w:val="none" w:sz="0" w:space="0" w:color="auto"/>
                    <w:right w:val="none" w:sz="0" w:space="0" w:color="auto"/>
                  </w:divBdr>
                  <w:divsChild>
                    <w:div w:id="456335626">
                      <w:marLeft w:val="0"/>
                      <w:marRight w:val="0"/>
                      <w:marTop w:val="0"/>
                      <w:marBottom w:val="0"/>
                      <w:divBdr>
                        <w:top w:val="none" w:sz="0" w:space="0" w:color="auto"/>
                        <w:left w:val="none" w:sz="0" w:space="0" w:color="auto"/>
                        <w:bottom w:val="none" w:sz="0" w:space="0" w:color="auto"/>
                        <w:right w:val="none" w:sz="0" w:space="0" w:color="auto"/>
                      </w:divBdr>
                      <w:divsChild>
                        <w:div w:id="78019518">
                          <w:marLeft w:val="0"/>
                          <w:marRight w:val="0"/>
                          <w:marTop w:val="0"/>
                          <w:marBottom w:val="0"/>
                          <w:divBdr>
                            <w:top w:val="none" w:sz="0" w:space="0" w:color="auto"/>
                            <w:left w:val="none" w:sz="0" w:space="0" w:color="auto"/>
                            <w:bottom w:val="none" w:sz="0" w:space="0" w:color="auto"/>
                            <w:right w:val="none" w:sz="0" w:space="0" w:color="auto"/>
                          </w:divBdr>
                        </w:div>
                        <w:div w:id="1846435061">
                          <w:marLeft w:val="0"/>
                          <w:marRight w:val="0"/>
                          <w:marTop w:val="0"/>
                          <w:marBottom w:val="0"/>
                          <w:divBdr>
                            <w:top w:val="none" w:sz="0" w:space="0" w:color="auto"/>
                            <w:left w:val="none" w:sz="0" w:space="0" w:color="auto"/>
                            <w:bottom w:val="none" w:sz="0" w:space="0" w:color="auto"/>
                            <w:right w:val="none" w:sz="0" w:space="0" w:color="auto"/>
                          </w:divBdr>
                          <w:divsChild>
                            <w:div w:id="1522548620">
                              <w:marLeft w:val="0"/>
                              <w:marRight w:val="0"/>
                              <w:marTop w:val="0"/>
                              <w:marBottom w:val="0"/>
                              <w:divBdr>
                                <w:top w:val="none" w:sz="0" w:space="0" w:color="auto"/>
                                <w:left w:val="none" w:sz="0" w:space="0" w:color="auto"/>
                                <w:bottom w:val="none" w:sz="0" w:space="0" w:color="auto"/>
                                <w:right w:val="none" w:sz="0" w:space="0" w:color="auto"/>
                              </w:divBdr>
                            </w:div>
                          </w:divsChild>
                        </w:div>
                        <w:div w:id="1986272269">
                          <w:marLeft w:val="0"/>
                          <w:marRight w:val="0"/>
                          <w:marTop w:val="0"/>
                          <w:marBottom w:val="0"/>
                          <w:divBdr>
                            <w:top w:val="none" w:sz="0" w:space="0" w:color="auto"/>
                            <w:left w:val="none" w:sz="0" w:space="0" w:color="auto"/>
                            <w:bottom w:val="none" w:sz="0" w:space="0" w:color="auto"/>
                            <w:right w:val="none" w:sz="0" w:space="0" w:color="auto"/>
                          </w:divBdr>
                          <w:divsChild>
                            <w:div w:id="1036195551">
                              <w:marLeft w:val="0"/>
                              <w:marRight w:val="0"/>
                              <w:marTop w:val="0"/>
                              <w:marBottom w:val="0"/>
                              <w:divBdr>
                                <w:top w:val="none" w:sz="0" w:space="0" w:color="auto"/>
                                <w:left w:val="none" w:sz="0" w:space="0" w:color="auto"/>
                                <w:bottom w:val="none" w:sz="0" w:space="0" w:color="auto"/>
                                <w:right w:val="none" w:sz="0" w:space="0" w:color="auto"/>
                              </w:divBdr>
                            </w:div>
                          </w:divsChild>
                        </w:div>
                        <w:div w:id="1103577285">
                          <w:marLeft w:val="0"/>
                          <w:marRight w:val="0"/>
                          <w:marTop w:val="0"/>
                          <w:marBottom w:val="0"/>
                          <w:divBdr>
                            <w:top w:val="none" w:sz="0" w:space="0" w:color="auto"/>
                            <w:left w:val="none" w:sz="0" w:space="0" w:color="auto"/>
                            <w:bottom w:val="none" w:sz="0" w:space="0" w:color="auto"/>
                            <w:right w:val="none" w:sz="0" w:space="0" w:color="auto"/>
                          </w:divBdr>
                          <w:divsChild>
                            <w:div w:id="555238340">
                              <w:marLeft w:val="0"/>
                              <w:marRight w:val="0"/>
                              <w:marTop w:val="0"/>
                              <w:marBottom w:val="0"/>
                              <w:divBdr>
                                <w:top w:val="none" w:sz="0" w:space="0" w:color="auto"/>
                                <w:left w:val="none" w:sz="0" w:space="0" w:color="auto"/>
                                <w:bottom w:val="none" w:sz="0" w:space="0" w:color="auto"/>
                                <w:right w:val="none" w:sz="0" w:space="0" w:color="auto"/>
                              </w:divBdr>
                            </w:div>
                          </w:divsChild>
                        </w:div>
                        <w:div w:id="609355848">
                          <w:marLeft w:val="0"/>
                          <w:marRight w:val="0"/>
                          <w:marTop w:val="0"/>
                          <w:marBottom w:val="0"/>
                          <w:divBdr>
                            <w:top w:val="none" w:sz="0" w:space="0" w:color="auto"/>
                            <w:left w:val="none" w:sz="0" w:space="0" w:color="auto"/>
                            <w:bottom w:val="none" w:sz="0" w:space="0" w:color="auto"/>
                            <w:right w:val="none" w:sz="0" w:space="0" w:color="auto"/>
                          </w:divBdr>
                          <w:divsChild>
                            <w:div w:id="1818912312">
                              <w:marLeft w:val="0"/>
                              <w:marRight w:val="0"/>
                              <w:marTop w:val="0"/>
                              <w:marBottom w:val="0"/>
                              <w:divBdr>
                                <w:top w:val="none" w:sz="0" w:space="0" w:color="auto"/>
                                <w:left w:val="none" w:sz="0" w:space="0" w:color="auto"/>
                                <w:bottom w:val="none" w:sz="0" w:space="0" w:color="auto"/>
                                <w:right w:val="none" w:sz="0" w:space="0" w:color="auto"/>
                              </w:divBdr>
                            </w:div>
                          </w:divsChild>
                        </w:div>
                        <w:div w:id="792791722">
                          <w:marLeft w:val="0"/>
                          <w:marRight w:val="0"/>
                          <w:marTop w:val="0"/>
                          <w:marBottom w:val="0"/>
                          <w:divBdr>
                            <w:top w:val="none" w:sz="0" w:space="0" w:color="auto"/>
                            <w:left w:val="none" w:sz="0" w:space="0" w:color="auto"/>
                            <w:bottom w:val="none" w:sz="0" w:space="0" w:color="auto"/>
                            <w:right w:val="none" w:sz="0" w:space="0" w:color="auto"/>
                          </w:divBdr>
                          <w:divsChild>
                            <w:div w:id="132848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823">
                      <w:marLeft w:val="0"/>
                      <w:marRight w:val="0"/>
                      <w:marTop w:val="0"/>
                      <w:marBottom w:val="0"/>
                      <w:divBdr>
                        <w:top w:val="none" w:sz="0" w:space="0" w:color="auto"/>
                        <w:left w:val="none" w:sz="0" w:space="0" w:color="auto"/>
                        <w:bottom w:val="none" w:sz="0" w:space="0" w:color="auto"/>
                        <w:right w:val="none" w:sz="0" w:space="0" w:color="auto"/>
                      </w:divBdr>
                      <w:divsChild>
                        <w:div w:id="2137525856">
                          <w:marLeft w:val="0"/>
                          <w:marRight w:val="0"/>
                          <w:marTop w:val="0"/>
                          <w:marBottom w:val="0"/>
                          <w:divBdr>
                            <w:top w:val="none" w:sz="0" w:space="0" w:color="auto"/>
                            <w:left w:val="none" w:sz="0" w:space="0" w:color="auto"/>
                            <w:bottom w:val="none" w:sz="0" w:space="0" w:color="auto"/>
                            <w:right w:val="none" w:sz="0" w:space="0" w:color="auto"/>
                          </w:divBdr>
                        </w:div>
                        <w:div w:id="1950045651">
                          <w:marLeft w:val="0"/>
                          <w:marRight w:val="0"/>
                          <w:marTop w:val="0"/>
                          <w:marBottom w:val="0"/>
                          <w:divBdr>
                            <w:top w:val="none" w:sz="0" w:space="0" w:color="auto"/>
                            <w:left w:val="none" w:sz="0" w:space="0" w:color="auto"/>
                            <w:bottom w:val="none" w:sz="0" w:space="0" w:color="auto"/>
                            <w:right w:val="none" w:sz="0" w:space="0" w:color="auto"/>
                          </w:divBdr>
                          <w:divsChild>
                            <w:div w:id="359938098">
                              <w:marLeft w:val="0"/>
                              <w:marRight w:val="0"/>
                              <w:marTop w:val="0"/>
                              <w:marBottom w:val="0"/>
                              <w:divBdr>
                                <w:top w:val="none" w:sz="0" w:space="0" w:color="auto"/>
                                <w:left w:val="none" w:sz="0" w:space="0" w:color="auto"/>
                                <w:bottom w:val="none" w:sz="0" w:space="0" w:color="auto"/>
                                <w:right w:val="none" w:sz="0" w:space="0" w:color="auto"/>
                              </w:divBdr>
                            </w:div>
                          </w:divsChild>
                        </w:div>
                        <w:div w:id="604116689">
                          <w:marLeft w:val="0"/>
                          <w:marRight w:val="0"/>
                          <w:marTop w:val="0"/>
                          <w:marBottom w:val="0"/>
                          <w:divBdr>
                            <w:top w:val="none" w:sz="0" w:space="0" w:color="auto"/>
                            <w:left w:val="none" w:sz="0" w:space="0" w:color="auto"/>
                            <w:bottom w:val="none" w:sz="0" w:space="0" w:color="auto"/>
                            <w:right w:val="none" w:sz="0" w:space="0" w:color="auto"/>
                          </w:divBdr>
                          <w:divsChild>
                            <w:div w:id="798568475">
                              <w:marLeft w:val="0"/>
                              <w:marRight w:val="0"/>
                              <w:marTop w:val="0"/>
                              <w:marBottom w:val="0"/>
                              <w:divBdr>
                                <w:top w:val="none" w:sz="0" w:space="0" w:color="auto"/>
                                <w:left w:val="none" w:sz="0" w:space="0" w:color="auto"/>
                                <w:bottom w:val="none" w:sz="0" w:space="0" w:color="auto"/>
                                <w:right w:val="none" w:sz="0" w:space="0" w:color="auto"/>
                              </w:divBdr>
                            </w:div>
                          </w:divsChild>
                        </w:div>
                        <w:div w:id="1269848474">
                          <w:marLeft w:val="0"/>
                          <w:marRight w:val="0"/>
                          <w:marTop w:val="0"/>
                          <w:marBottom w:val="0"/>
                          <w:divBdr>
                            <w:top w:val="none" w:sz="0" w:space="0" w:color="auto"/>
                            <w:left w:val="none" w:sz="0" w:space="0" w:color="auto"/>
                            <w:bottom w:val="none" w:sz="0" w:space="0" w:color="auto"/>
                            <w:right w:val="none" w:sz="0" w:space="0" w:color="auto"/>
                          </w:divBdr>
                          <w:divsChild>
                            <w:div w:id="1438259497">
                              <w:marLeft w:val="0"/>
                              <w:marRight w:val="0"/>
                              <w:marTop w:val="0"/>
                              <w:marBottom w:val="0"/>
                              <w:divBdr>
                                <w:top w:val="none" w:sz="0" w:space="0" w:color="auto"/>
                                <w:left w:val="none" w:sz="0" w:space="0" w:color="auto"/>
                                <w:bottom w:val="none" w:sz="0" w:space="0" w:color="auto"/>
                                <w:right w:val="none" w:sz="0" w:space="0" w:color="auto"/>
                              </w:divBdr>
                            </w:div>
                          </w:divsChild>
                        </w:div>
                        <w:div w:id="1516924108">
                          <w:marLeft w:val="0"/>
                          <w:marRight w:val="0"/>
                          <w:marTop w:val="0"/>
                          <w:marBottom w:val="0"/>
                          <w:divBdr>
                            <w:top w:val="none" w:sz="0" w:space="0" w:color="auto"/>
                            <w:left w:val="none" w:sz="0" w:space="0" w:color="auto"/>
                            <w:bottom w:val="none" w:sz="0" w:space="0" w:color="auto"/>
                            <w:right w:val="none" w:sz="0" w:space="0" w:color="auto"/>
                          </w:divBdr>
                          <w:divsChild>
                            <w:div w:id="98843204">
                              <w:marLeft w:val="0"/>
                              <w:marRight w:val="0"/>
                              <w:marTop w:val="0"/>
                              <w:marBottom w:val="0"/>
                              <w:divBdr>
                                <w:top w:val="none" w:sz="0" w:space="0" w:color="auto"/>
                                <w:left w:val="none" w:sz="0" w:space="0" w:color="auto"/>
                                <w:bottom w:val="none" w:sz="0" w:space="0" w:color="auto"/>
                                <w:right w:val="none" w:sz="0" w:space="0" w:color="auto"/>
                              </w:divBdr>
                            </w:div>
                          </w:divsChild>
                        </w:div>
                        <w:div w:id="768740646">
                          <w:marLeft w:val="0"/>
                          <w:marRight w:val="0"/>
                          <w:marTop w:val="0"/>
                          <w:marBottom w:val="0"/>
                          <w:divBdr>
                            <w:top w:val="none" w:sz="0" w:space="0" w:color="auto"/>
                            <w:left w:val="none" w:sz="0" w:space="0" w:color="auto"/>
                            <w:bottom w:val="none" w:sz="0" w:space="0" w:color="auto"/>
                            <w:right w:val="none" w:sz="0" w:space="0" w:color="auto"/>
                          </w:divBdr>
                          <w:divsChild>
                            <w:div w:id="19790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4373">
                  <w:marLeft w:val="0"/>
                  <w:marRight w:val="0"/>
                  <w:marTop w:val="0"/>
                  <w:marBottom w:val="0"/>
                  <w:divBdr>
                    <w:top w:val="none" w:sz="0" w:space="0" w:color="auto"/>
                    <w:left w:val="none" w:sz="0" w:space="0" w:color="auto"/>
                    <w:bottom w:val="none" w:sz="0" w:space="0" w:color="auto"/>
                    <w:right w:val="none" w:sz="0" w:space="0" w:color="auto"/>
                  </w:divBdr>
                </w:div>
                <w:div w:id="1278562090">
                  <w:marLeft w:val="0"/>
                  <w:marRight w:val="0"/>
                  <w:marTop w:val="0"/>
                  <w:marBottom w:val="0"/>
                  <w:divBdr>
                    <w:top w:val="none" w:sz="0" w:space="0" w:color="auto"/>
                    <w:left w:val="none" w:sz="0" w:space="0" w:color="auto"/>
                    <w:bottom w:val="none" w:sz="0" w:space="0" w:color="auto"/>
                    <w:right w:val="none" w:sz="0" w:space="0" w:color="auto"/>
                  </w:divBdr>
                  <w:divsChild>
                    <w:div w:id="15972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049440">
          <w:marLeft w:val="0"/>
          <w:marRight w:val="0"/>
          <w:marTop w:val="0"/>
          <w:marBottom w:val="0"/>
          <w:divBdr>
            <w:top w:val="none" w:sz="0" w:space="0" w:color="auto"/>
            <w:left w:val="none" w:sz="0" w:space="0" w:color="auto"/>
            <w:bottom w:val="none" w:sz="0" w:space="0" w:color="auto"/>
            <w:right w:val="none" w:sz="0" w:space="0" w:color="auto"/>
          </w:divBdr>
          <w:divsChild>
            <w:div w:id="1399160735">
              <w:marLeft w:val="0"/>
              <w:marRight w:val="0"/>
              <w:marTop w:val="0"/>
              <w:marBottom w:val="0"/>
              <w:divBdr>
                <w:top w:val="none" w:sz="0" w:space="0" w:color="auto"/>
                <w:left w:val="none" w:sz="0" w:space="0" w:color="auto"/>
                <w:bottom w:val="none" w:sz="0" w:space="0" w:color="auto"/>
                <w:right w:val="none" w:sz="0" w:space="0" w:color="auto"/>
              </w:divBdr>
              <w:divsChild>
                <w:div w:id="1891915404">
                  <w:marLeft w:val="0"/>
                  <w:marRight w:val="0"/>
                  <w:marTop w:val="0"/>
                  <w:marBottom w:val="0"/>
                  <w:divBdr>
                    <w:top w:val="none" w:sz="0" w:space="0" w:color="auto"/>
                    <w:left w:val="none" w:sz="0" w:space="0" w:color="auto"/>
                    <w:bottom w:val="none" w:sz="0" w:space="0" w:color="auto"/>
                    <w:right w:val="none" w:sz="0" w:space="0" w:color="auto"/>
                  </w:divBdr>
                  <w:divsChild>
                    <w:div w:id="1082338904">
                      <w:marLeft w:val="0"/>
                      <w:marRight w:val="0"/>
                      <w:marTop w:val="0"/>
                      <w:marBottom w:val="0"/>
                      <w:divBdr>
                        <w:top w:val="none" w:sz="0" w:space="0" w:color="auto"/>
                        <w:left w:val="none" w:sz="0" w:space="0" w:color="auto"/>
                        <w:bottom w:val="none" w:sz="0" w:space="0" w:color="auto"/>
                        <w:right w:val="none" w:sz="0" w:space="0" w:color="auto"/>
                      </w:divBdr>
                      <w:divsChild>
                        <w:div w:id="276908318">
                          <w:marLeft w:val="0"/>
                          <w:marRight w:val="0"/>
                          <w:marTop w:val="0"/>
                          <w:marBottom w:val="0"/>
                          <w:divBdr>
                            <w:top w:val="none" w:sz="0" w:space="0" w:color="auto"/>
                            <w:left w:val="none" w:sz="0" w:space="0" w:color="auto"/>
                            <w:bottom w:val="none" w:sz="0" w:space="0" w:color="auto"/>
                            <w:right w:val="none" w:sz="0" w:space="0" w:color="auto"/>
                          </w:divBdr>
                        </w:div>
                        <w:div w:id="882668934">
                          <w:marLeft w:val="0"/>
                          <w:marRight w:val="0"/>
                          <w:marTop w:val="0"/>
                          <w:marBottom w:val="0"/>
                          <w:divBdr>
                            <w:top w:val="none" w:sz="0" w:space="0" w:color="auto"/>
                            <w:left w:val="none" w:sz="0" w:space="0" w:color="auto"/>
                            <w:bottom w:val="none" w:sz="0" w:space="0" w:color="auto"/>
                            <w:right w:val="none" w:sz="0" w:space="0" w:color="auto"/>
                          </w:divBdr>
                        </w:div>
                        <w:div w:id="1131557446">
                          <w:marLeft w:val="0"/>
                          <w:marRight w:val="0"/>
                          <w:marTop w:val="0"/>
                          <w:marBottom w:val="0"/>
                          <w:divBdr>
                            <w:top w:val="none" w:sz="0" w:space="0" w:color="auto"/>
                            <w:left w:val="none" w:sz="0" w:space="0" w:color="auto"/>
                            <w:bottom w:val="none" w:sz="0" w:space="0" w:color="auto"/>
                            <w:right w:val="none" w:sz="0" w:space="0" w:color="auto"/>
                          </w:divBdr>
                        </w:div>
                        <w:div w:id="918172625">
                          <w:marLeft w:val="0"/>
                          <w:marRight w:val="0"/>
                          <w:marTop w:val="0"/>
                          <w:marBottom w:val="0"/>
                          <w:divBdr>
                            <w:top w:val="none" w:sz="0" w:space="0" w:color="auto"/>
                            <w:left w:val="none" w:sz="0" w:space="0" w:color="auto"/>
                            <w:bottom w:val="none" w:sz="0" w:space="0" w:color="auto"/>
                            <w:right w:val="none" w:sz="0" w:space="0" w:color="auto"/>
                          </w:divBdr>
                        </w:div>
                        <w:div w:id="2128618012">
                          <w:marLeft w:val="0"/>
                          <w:marRight w:val="0"/>
                          <w:marTop w:val="0"/>
                          <w:marBottom w:val="0"/>
                          <w:divBdr>
                            <w:top w:val="none" w:sz="0" w:space="0" w:color="auto"/>
                            <w:left w:val="none" w:sz="0" w:space="0" w:color="auto"/>
                            <w:bottom w:val="none" w:sz="0" w:space="0" w:color="auto"/>
                            <w:right w:val="none" w:sz="0" w:space="0" w:color="auto"/>
                          </w:divBdr>
                        </w:div>
                        <w:div w:id="700278491">
                          <w:marLeft w:val="0"/>
                          <w:marRight w:val="0"/>
                          <w:marTop w:val="0"/>
                          <w:marBottom w:val="0"/>
                          <w:divBdr>
                            <w:top w:val="none" w:sz="0" w:space="0" w:color="auto"/>
                            <w:left w:val="none" w:sz="0" w:space="0" w:color="auto"/>
                            <w:bottom w:val="none" w:sz="0" w:space="0" w:color="auto"/>
                            <w:right w:val="none" w:sz="0" w:space="0" w:color="auto"/>
                          </w:divBdr>
                        </w:div>
                        <w:div w:id="2002655566">
                          <w:marLeft w:val="0"/>
                          <w:marRight w:val="0"/>
                          <w:marTop w:val="0"/>
                          <w:marBottom w:val="0"/>
                          <w:divBdr>
                            <w:top w:val="none" w:sz="0" w:space="0" w:color="auto"/>
                            <w:left w:val="none" w:sz="0" w:space="0" w:color="auto"/>
                            <w:bottom w:val="none" w:sz="0" w:space="0" w:color="auto"/>
                            <w:right w:val="none" w:sz="0" w:space="0" w:color="auto"/>
                          </w:divBdr>
                        </w:div>
                        <w:div w:id="1398016211">
                          <w:marLeft w:val="0"/>
                          <w:marRight w:val="0"/>
                          <w:marTop w:val="0"/>
                          <w:marBottom w:val="0"/>
                          <w:divBdr>
                            <w:top w:val="none" w:sz="0" w:space="0" w:color="auto"/>
                            <w:left w:val="none" w:sz="0" w:space="0" w:color="auto"/>
                            <w:bottom w:val="none" w:sz="0" w:space="0" w:color="auto"/>
                            <w:right w:val="none" w:sz="0" w:space="0" w:color="auto"/>
                          </w:divBdr>
                        </w:div>
                        <w:div w:id="207686125">
                          <w:marLeft w:val="0"/>
                          <w:marRight w:val="0"/>
                          <w:marTop w:val="0"/>
                          <w:marBottom w:val="0"/>
                          <w:divBdr>
                            <w:top w:val="none" w:sz="0" w:space="0" w:color="auto"/>
                            <w:left w:val="none" w:sz="0" w:space="0" w:color="auto"/>
                            <w:bottom w:val="none" w:sz="0" w:space="0" w:color="auto"/>
                            <w:right w:val="none" w:sz="0" w:space="0" w:color="auto"/>
                          </w:divBdr>
                        </w:div>
                        <w:div w:id="1125276682">
                          <w:marLeft w:val="0"/>
                          <w:marRight w:val="0"/>
                          <w:marTop w:val="0"/>
                          <w:marBottom w:val="0"/>
                          <w:divBdr>
                            <w:top w:val="none" w:sz="0" w:space="0" w:color="auto"/>
                            <w:left w:val="none" w:sz="0" w:space="0" w:color="auto"/>
                            <w:bottom w:val="none" w:sz="0" w:space="0" w:color="auto"/>
                            <w:right w:val="none" w:sz="0" w:space="0" w:color="auto"/>
                          </w:divBdr>
                        </w:div>
                        <w:div w:id="335112940">
                          <w:marLeft w:val="0"/>
                          <w:marRight w:val="0"/>
                          <w:marTop w:val="0"/>
                          <w:marBottom w:val="0"/>
                          <w:divBdr>
                            <w:top w:val="none" w:sz="0" w:space="0" w:color="auto"/>
                            <w:left w:val="none" w:sz="0" w:space="0" w:color="auto"/>
                            <w:bottom w:val="none" w:sz="0" w:space="0" w:color="auto"/>
                            <w:right w:val="none" w:sz="0" w:space="0" w:color="auto"/>
                          </w:divBdr>
                        </w:div>
                        <w:div w:id="2013870101">
                          <w:marLeft w:val="0"/>
                          <w:marRight w:val="0"/>
                          <w:marTop w:val="0"/>
                          <w:marBottom w:val="0"/>
                          <w:divBdr>
                            <w:top w:val="none" w:sz="0" w:space="0" w:color="auto"/>
                            <w:left w:val="none" w:sz="0" w:space="0" w:color="auto"/>
                            <w:bottom w:val="none" w:sz="0" w:space="0" w:color="auto"/>
                            <w:right w:val="none" w:sz="0" w:space="0" w:color="auto"/>
                          </w:divBdr>
                        </w:div>
                        <w:div w:id="249966935">
                          <w:marLeft w:val="0"/>
                          <w:marRight w:val="0"/>
                          <w:marTop w:val="0"/>
                          <w:marBottom w:val="0"/>
                          <w:divBdr>
                            <w:top w:val="none" w:sz="0" w:space="0" w:color="auto"/>
                            <w:left w:val="none" w:sz="0" w:space="0" w:color="auto"/>
                            <w:bottom w:val="none" w:sz="0" w:space="0" w:color="auto"/>
                            <w:right w:val="none" w:sz="0" w:space="0" w:color="auto"/>
                          </w:divBdr>
                        </w:div>
                        <w:div w:id="1978953376">
                          <w:marLeft w:val="0"/>
                          <w:marRight w:val="0"/>
                          <w:marTop w:val="0"/>
                          <w:marBottom w:val="0"/>
                          <w:divBdr>
                            <w:top w:val="none" w:sz="0" w:space="0" w:color="auto"/>
                            <w:left w:val="none" w:sz="0" w:space="0" w:color="auto"/>
                            <w:bottom w:val="none" w:sz="0" w:space="0" w:color="auto"/>
                            <w:right w:val="none" w:sz="0" w:space="0" w:color="auto"/>
                          </w:divBdr>
                        </w:div>
                        <w:div w:id="703361561">
                          <w:marLeft w:val="0"/>
                          <w:marRight w:val="0"/>
                          <w:marTop w:val="0"/>
                          <w:marBottom w:val="0"/>
                          <w:divBdr>
                            <w:top w:val="none" w:sz="0" w:space="0" w:color="auto"/>
                            <w:left w:val="none" w:sz="0" w:space="0" w:color="auto"/>
                            <w:bottom w:val="none" w:sz="0" w:space="0" w:color="auto"/>
                            <w:right w:val="none" w:sz="0" w:space="0" w:color="auto"/>
                          </w:divBdr>
                        </w:div>
                        <w:div w:id="1715882252">
                          <w:marLeft w:val="0"/>
                          <w:marRight w:val="0"/>
                          <w:marTop w:val="0"/>
                          <w:marBottom w:val="0"/>
                          <w:divBdr>
                            <w:top w:val="none" w:sz="0" w:space="0" w:color="auto"/>
                            <w:left w:val="none" w:sz="0" w:space="0" w:color="auto"/>
                            <w:bottom w:val="none" w:sz="0" w:space="0" w:color="auto"/>
                            <w:right w:val="none" w:sz="0" w:space="0" w:color="auto"/>
                          </w:divBdr>
                        </w:div>
                        <w:div w:id="2130322042">
                          <w:marLeft w:val="0"/>
                          <w:marRight w:val="0"/>
                          <w:marTop w:val="0"/>
                          <w:marBottom w:val="0"/>
                          <w:divBdr>
                            <w:top w:val="none" w:sz="0" w:space="0" w:color="auto"/>
                            <w:left w:val="none" w:sz="0" w:space="0" w:color="auto"/>
                            <w:bottom w:val="none" w:sz="0" w:space="0" w:color="auto"/>
                            <w:right w:val="none" w:sz="0" w:space="0" w:color="auto"/>
                          </w:divBdr>
                        </w:div>
                        <w:div w:id="853031092">
                          <w:marLeft w:val="0"/>
                          <w:marRight w:val="0"/>
                          <w:marTop w:val="0"/>
                          <w:marBottom w:val="0"/>
                          <w:divBdr>
                            <w:top w:val="none" w:sz="0" w:space="0" w:color="auto"/>
                            <w:left w:val="none" w:sz="0" w:space="0" w:color="auto"/>
                            <w:bottom w:val="none" w:sz="0" w:space="0" w:color="auto"/>
                            <w:right w:val="none" w:sz="0" w:space="0" w:color="auto"/>
                          </w:divBdr>
                        </w:div>
                        <w:div w:id="1798177804">
                          <w:marLeft w:val="0"/>
                          <w:marRight w:val="0"/>
                          <w:marTop w:val="0"/>
                          <w:marBottom w:val="0"/>
                          <w:divBdr>
                            <w:top w:val="none" w:sz="0" w:space="0" w:color="auto"/>
                            <w:left w:val="none" w:sz="0" w:space="0" w:color="auto"/>
                            <w:bottom w:val="none" w:sz="0" w:space="0" w:color="auto"/>
                            <w:right w:val="none" w:sz="0" w:space="0" w:color="auto"/>
                          </w:divBdr>
                        </w:div>
                        <w:div w:id="14897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28112">
          <w:marLeft w:val="0"/>
          <w:marRight w:val="0"/>
          <w:marTop w:val="0"/>
          <w:marBottom w:val="0"/>
          <w:divBdr>
            <w:top w:val="none" w:sz="0" w:space="0" w:color="auto"/>
            <w:left w:val="none" w:sz="0" w:space="0" w:color="auto"/>
            <w:bottom w:val="none" w:sz="0" w:space="0" w:color="auto"/>
            <w:right w:val="none" w:sz="0" w:space="0" w:color="auto"/>
          </w:divBdr>
          <w:divsChild>
            <w:div w:id="565648155">
              <w:marLeft w:val="0"/>
              <w:marRight w:val="0"/>
              <w:marTop w:val="0"/>
              <w:marBottom w:val="0"/>
              <w:divBdr>
                <w:top w:val="none" w:sz="0" w:space="0" w:color="auto"/>
                <w:left w:val="none" w:sz="0" w:space="0" w:color="auto"/>
                <w:bottom w:val="none" w:sz="0" w:space="0" w:color="auto"/>
                <w:right w:val="none" w:sz="0" w:space="0" w:color="auto"/>
              </w:divBdr>
              <w:divsChild>
                <w:div w:id="1673490028">
                  <w:marLeft w:val="0"/>
                  <w:marRight w:val="0"/>
                  <w:marTop w:val="0"/>
                  <w:marBottom w:val="0"/>
                  <w:divBdr>
                    <w:top w:val="none" w:sz="0" w:space="0" w:color="auto"/>
                    <w:left w:val="none" w:sz="0" w:space="0" w:color="auto"/>
                    <w:bottom w:val="none" w:sz="0" w:space="0" w:color="auto"/>
                    <w:right w:val="none" w:sz="0" w:space="0" w:color="auto"/>
                  </w:divBdr>
                </w:div>
                <w:div w:id="1384214717">
                  <w:marLeft w:val="0"/>
                  <w:marRight w:val="0"/>
                  <w:marTop w:val="0"/>
                  <w:marBottom w:val="0"/>
                  <w:divBdr>
                    <w:top w:val="none" w:sz="0" w:space="0" w:color="auto"/>
                    <w:left w:val="none" w:sz="0" w:space="0" w:color="auto"/>
                    <w:bottom w:val="none" w:sz="0" w:space="0" w:color="auto"/>
                    <w:right w:val="none" w:sz="0" w:space="0" w:color="auto"/>
                  </w:divBdr>
                </w:div>
              </w:divsChild>
            </w:div>
            <w:div w:id="1705515096">
              <w:marLeft w:val="0"/>
              <w:marRight w:val="0"/>
              <w:marTop w:val="0"/>
              <w:marBottom w:val="0"/>
              <w:divBdr>
                <w:top w:val="none" w:sz="0" w:space="0" w:color="auto"/>
                <w:left w:val="none" w:sz="0" w:space="0" w:color="auto"/>
                <w:bottom w:val="none" w:sz="0" w:space="0" w:color="auto"/>
                <w:right w:val="none" w:sz="0" w:space="0" w:color="auto"/>
              </w:divBdr>
            </w:div>
          </w:divsChild>
        </w:div>
        <w:div w:id="668796866">
          <w:marLeft w:val="0"/>
          <w:marRight w:val="0"/>
          <w:marTop w:val="0"/>
          <w:marBottom w:val="0"/>
          <w:divBdr>
            <w:top w:val="none" w:sz="0" w:space="0" w:color="auto"/>
            <w:left w:val="none" w:sz="0" w:space="0" w:color="auto"/>
            <w:bottom w:val="none" w:sz="0" w:space="0" w:color="auto"/>
            <w:right w:val="none" w:sz="0" w:space="0" w:color="auto"/>
          </w:divBdr>
          <w:divsChild>
            <w:div w:id="478108890">
              <w:marLeft w:val="0"/>
              <w:marRight w:val="0"/>
              <w:marTop w:val="0"/>
              <w:marBottom w:val="0"/>
              <w:divBdr>
                <w:top w:val="none" w:sz="0" w:space="0" w:color="auto"/>
                <w:left w:val="none" w:sz="0" w:space="0" w:color="auto"/>
                <w:bottom w:val="none" w:sz="0" w:space="0" w:color="auto"/>
                <w:right w:val="none" w:sz="0" w:space="0" w:color="auto"/>
              </w:divBdr>
              <w:divsChild>
                <w:div w:id="1120295272">
                  <w:marLeft w:val="0"/>
                  <w:marRight w:val="0"/>
                  <w:marTop w:val="0"/>
                  <w:marBottom w:val="0"/>
                  <w:divBdr>
                    <w:top w:val="none" w:sz="0" w:space="0" w:color="auto"/>
                    <w:left w:val="none" w:sz="0" w:space="0" w:color="auto"/>
                    <w:bottom w:val="none" w:sz="0" w:space="0" w:color="auto"/>
                    <w:right w:val="none" w:sz="0" w:space="0" w:color="auto"/>
                  </w:divBdr>
                  <w:divsChild>
                    <w:div w:id="357774501">
                      <w:marLeft w:val="0"/>
                      <w:marRight w:val="0"/>
                      <w:marTop w:val="0"/>
                      <w:marBottom w:val="0"/>
                      <w:divBdr>
                        <w:top w:val="none" w:sz="0" w:space="0" w:color="auto"/>
                        <w:left w:val="none" w:sz="0" w:space="0" w:color="auto"/>
                        <w:bottom w:val="none" w:sz="0" w:space="0" w:color="auto"/>
                        <w:right w:val="none" w:sz="0" w:space="0" w:color="auto"/>
                      </w:divBdr>
                    </w:div>
                  </w:divsChild>
                </w:div>
                <w:div w:id="1300307314">
                  <w:marLeft w:val="0"/>
                  <w:marRight w:val="0"/>
                  <w:marTop w:val="0"/>
                  <w:marBottom w:val="0"/>
                  <w:divBdr>
                    <w:top w:val="none" w:sz="0" w:space="0" w:color="auto"/>
                    <w:left w:val="none" w:sz="0" w:space="0" w:color="auto"/>
                    <w:bottom w:val="none" w:sz="0" w:space="0" w:color="auto"/>
                    <w:right w:val="none" w:sz="0" w:space="0" w:color="auto"/>
                  </w:divBdr>
                  <w:divsChild>
                    <w:div w:id="1761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ogleads.g.doubleclick.net/aclk?sa=l&amp;ai=CujupF7TiUe-0B8zkqQHFyoCIA__z6L8D9-b65UjAjbcBEAIg36uoCCgCUNzX0ZkDYP2gm4HsA6ABgYzm3wPIAQGoAwGqBJoBT9DgdH6uiSKY-OcNYNLdr8ouzyQnRlf2hvYdIoL-37gfgcdJiaMmeVWSARLPGKjgiucohX_gSasenSpEyTCvpkModw-AykzmLnqBz4TcXo4EiSu0oIbg6dc_T6NGstd_F7e-D_psqMo-Y4qNVFal12LjYpexK-jmWIFMr0g4tKEayozC26lh6MWeTltGlJtoSsTLkUbZd9opdYAH5_OZIA&amp;num=2&amp;sig=AOD64_1YXeNmfpjW3coetGhAfjOluJswCw&amp;client=ca-pub-9079061040234685&amp;adurl=http://www.online-education-degrees.org/careers-in-education/elementary-school-teacher/%3Fsource%3DOEDTextAd-Google-Elementary-School-Teacher-elementary%2520school%2520teacher%2520salary%26aff%3D26026.org" TargetMode="External"/><Relationship Id="rId13" Type="http://schemas.openxmlformats.org/officeDocument/2006/relationships/hyperlink" Target="http://www.slowleadership.org/2006/03/white-space.html" TargetMode="External"/><Relationship Id="rId18" Type="http://schemas.openxmlformats.org/officeDocument/2006/relationships/hyperlink" Target="http://www.adriansavage.com/" TargetMode="External"/><Relationship Id="rId3" Type="http://schemas.openxmlformats.org/officeDocument/2006/relationships/settings" Target="settings.xml"/><Relationship Id="rId7" Type="http://schemas.openxmlformats.org/officeDocument/2006/relationships/hyperlink" Target="http://googleads.g.doubleclick.net/aclk?sa=l&amp;ai=CaGS3F7TiUe-0B8zkqQHFyoCIA_2n_9EC9bbzhjqtgprxSRABIN-rqAgoAlC8_dgzYP2gm4HsA6AB08Ss2gPIAQGoAwGqBJ0BT9DgY3uuiiKY-OcNYNLdr8ouzyQnRlf2hvYdIoL-37gfgcdJiaMmeVWSARLPGKjgiucohX_gSasenSpEyTCvpkModw-AykzmLnqBz4TcXo4EiSu0oIbg6dc_T6NGstd_F7e-D_psqMo-Y4qNVFal12LjYpexI-hnbX2Y-r5TtKGEJXoV3FxiLDCdiq5FhG5rWjHIlabf7PyM6QumXIAHlbvTJQ&amp;num=1&amp;sig=AOD64_1ewW-7nQ0iEmH3L2Gjfaxh71sKzQ&amp;client=ca-pub-9079061040234685&amp;adurl=http://www.lumosity.com/landing%3Frefer%3D3842%26Network%3DContent%26kw%3D%26ad%3D15485045549%26SiteTarget%3Dwww.lifehack.org%26ll_ad_id%3D250%26MatchType%3D%26NetworkSpecific%3Dd%26Mobile%3D%26STCategory%3D%26Param1%3D%26Param2%3D%26ace%3D%26adpos%3Dnone" TargetMode="External"/><Relationship Id="rId12" Type="http://schemas.openxmlformats.org/officeDocument/2006/relationships/hyperlink" Target="http://www.slowleadership.org/2006/04/how-to-kill-creativity.html" TargetMode="External"/><Relationship Id="rId17" Type="http://schemas.openxmlformats.org/officeDocument/2006/relationships/hyperlink" Target="http://www.slowleadership.org/" TargetMode="External"/><Relationship Id="rId2" Type="http://schemas.microsoft.com/office/2007/relationships/stylesWithEffects" Target="stylesWithEffects.xml"/><Relationship Id="rId16" Type="http://schemas.openxmlformats.org/officeDocument/2006/relationships/hyperlink" Target="http://www.adriansavage.com/blog/_archives/2006/4/22/1903500.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googleads.g.doubleclick.net/aclk?sa=l&amp;ai=CaGS3F7TiUe-0B8zkqQHFyoCIA_2n_9EC9bbzhjqtgprxSRABIN-rqAgoAlC8_dgzYP2gm4HsA6AB08Ss2gPIAQGoAwGqBJ0BT9DgY3uuiiKY-OcNYNLdr8ouzyQnRlf2hvYdIoL-37gfgcdJiaMmeVWSARLPGKjgiucohX_gSasenSpEyTCvpkModw-AykzmLnqBz4TcXo4EiSu0oIbg6dc_T6NGstd_F7e-D_psqMo-Y4qNVFal12LjYpexI-hnbX2Y-r5TtKGEJXoV3FxiLDCdiq5FhG5rWjHIlabf7PyM6QumXIAHlbvTJQ&amp;num=1&amp;sig=AOD64_1ewW-7nQ0iEmH3L2Gjfaxh71sKzQ&amp;client=ca-pub-9079061040234685&amp;adurl=http://www.lumosity.com/landing%3Frefer%3D3842%26Network%3DContent%26kw%3D%26ad%3D15485045549%26SiteTarget%3Dwww.lifehack.org%26ll_ad_id%3D250%26MatchType%3D%26NetworkSpecific%3Dd%26Mobile%3D%26STCategory%3D%26Param1%3D%26Param2%3D%26ace%3D%26adpos%3Dnone" TargetMode="External"/><Relationship Id="rId11" Type="http://schemas.openxmlformats.org/officeDocument/2006/relationships/hyperlink" Target="http://www.adriansavage.com/" TargetMode="External"/><Relationship Id="rId5" Type="http://schemas.openxmlformats.org/officeDocument/2006/relationships/hyperlink" Target="http://www.google.com/url?ct=abg&amp;q=https://www.google.com/adsense/support/bin/request.py%3Fcontact%3Dabg_afc%26url%3Dhttp://www.lifehack.org/articles/lifehack/conditions-for-learning.html%26gl%3DCA%26hl%3Den%26client%3Dca-pub-9079061040234685%26ai0%3DCaGS3F7TiUe-0B8zkqQHFyoCIA_2n_9EC9bbzhjqtgprxSRABIN-rqAgoAlC8_dgzYP2gm4HsA6AB08Ss2gPIAQGoAwGqBJ0BT9DgY3uuiiKY-OcNYNLdr8ouzyQnRlf2hvYdIoL-37gfgcdJiaMmeVWSARLPGKjgiucohX_gSasenSpEyTCvpkModw-AykzmLnqBz4TcXo4EiSu0oIbg6dc_T6NGstd_F7e-D_psqMo-Y4qNVFal12LjYpexI-hnbX2Y-r5TtKGEJXoV3FxiLDCdiq5FhG5rWjHIlabf7PyM6QumXIAHlbvTJQ%26ai1%3DCujupF7TiUe-0B8zkqQHFyoCIA__z6L8D9-b65UjAjbcBEAIg36uoCCgCUNzX0ZkDYP2gm4HsA6ABgYzm3wPIAQGoAwGqBJoBT9DgdH6uiSKY-OcNYNLdr8ouzyQnRlf2hvYdIoL-37gfgcdJiaMmeVWSARLPGKjgiucohX_gSasenSpEyTCvpkModw-AykzmLnqBz4TcXo4EiSu0oIbg6dc_T6NGstd_F7e-D_psqMo-Y4qNVFal12LjYpexK-jmWIFMr0g4tKEayozC26lh6MWeTltGlJtoSsTLkUbZd9opdYAH5_OZIA&amp;usg=AFQjCNE4A6oWUqLjWbfaoJagJre8inoPQA" TargetMode="External"/><Relationship Id="rId15" Type="http://schemas.openxmlformats.org/officeDocument/2006/relationships/hyperlink" Target="http://www.adriansavage.com/blog/_archives/2006/5/11/1949596.html" TargetMode="External"/><Relationship Id="rId10" Type="http://schemas.openxmlformats.org/officeDocument/2006/relationships/hyperlink" Target="http://www.slowleadership.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oogleads.g.doubleclick.net/aclk?sa=l&amp;ai=CujupF7TiUe-0B8zkqQHFyoCIA__z6L8D9-b65UjAjbcBEAIg36uoCCgCUNzX0ZkDYP2gm4HsA6ABgYzm3wPIAQGoAwGqBJoBT9DgdH6uiSKY-OcNYNLdr8ouzyQnRlf2hvYdIoL-37gfgcdJiaMmeVWSARLPGKjgiucohX_gSasenSpEyTCvpkModw-AykzmLnqBz4TcXo4EiSu0oIbg6dc_T6NGstd_F7e-D_psqMo-Y4qNVFal12LjYpexK-jmWIFMr0g4tKEayozC26lh6MWeTltGlJtoSsTLkUbZd9opdYAH5_OZIA&amp;num=2&amp;sig=AOD64_1YXeNmfpjW3coetGhAfjOluJswCw&amp;client=ca-pub-9079061040234685&amp;adurl=http://www.online-education-degrees.org/careers-in-education/elementary-school-teacher/%3Fsource%3DOEDTextAd-Google-Elementary-School-Teacher-elementary%2520school%2520teacher%2520salary%26aff%3D26026.org" TargetMode="External"/><Relationship Id="rId14" Type="http://schemas.openxmlformats.org/officeDocument/2006/relationships/hyperlink" Target="http://www.slowleadership.org/2006/03/letting-go-letting-be-and-let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2013-07-14T14:26:00Z</dcterms:created>
  <dcterms:modified xsi:type="dcterms:W3CDTF">2013-07-14T14:31:00Z</dcterms:modified>
</cp:coreProperties>
</file>