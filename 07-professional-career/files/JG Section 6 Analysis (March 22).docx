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80C" w:rsidRDefault="0062380C" w:rsidP="00E2399B">
      <w:pPr>
        <w:pStyle w:val="Heading2"/>
      </w:pPr>
      <w:r>
        <w:t>6. Analysis</w:t>
      </w:r>
    </w:p>
    <w:p w:rsidR="00DA1B36" w:rsidRDefault="00DA1B36" w:rsidP="00DA1B36">
      <w:r>
        <w:t xml:space="preserve">As </w:t>
      </w:r>
      <w:r w:rsidR="00876A3A">
        <w:t xml:space="preserve">noted </w:t>
      </w:r>
      <w:ins w:id="0" w:author="Donald" w:date="2016-03-25T16:28:00Z">
        <w:r w:rsidR="00BC58FC">
          <w:t>earlier</w:t>
        </w:r>
      </w:ins>
      <w:del w:id="1" w:author="Donald" w:date="2016-03-25T16:28:00Z">
        <w:r w:rsidR="00876A3A" w:rsidDel="00BC58FC">
          <w:delText>above</w:delText>
        </w:r>
      </w:del>
      <w:r w:rsidR="00876A3A">
        <w:t>,</w:t>
      </w:r>
      <w:r>
        <w:t xml:space="preserve"> the Agency was asked to examine the issue of allergies to peanuts, nuts and sesame seeds</w:t>
      </w:r>
      <w:r w:rsidR="00066D64">
        <w:t xml:space="preserve"> for commercial air passengers</w:t>
      </w:r>
      <w:r w:rsidR="00463D8D">
        <w:t xml:space="preserve"> in respect of domestic and international flights using aircraft with 30 or more passenger seats operated by Canadian air carriers and by foreign air carriers operating flights in and out of Canada,</w:t>
      </w:r>
      <w:r w:rsidR="00066D64">
        <w:t xml:space="preserve"> by looking into these two </w:t>
      </w:r>
      <w:r w:rsidR="00876A3A">
        <w:t>matters</w:t>
      </w:r>
      <w:r w:rsidR="00066D64">
        <w:t>:</w:t>
      </w:r>
    </w:p>
    <w:p w:rsidR="00066D64" w:rsidRDefault="00066D64" w:rsidP="00066D64">
      <w:pPr>
        <w:pStyle w:val="ListParagraph"/>
        <w:numPr>
          <w:ilvl w:val="0"/>
          <w:numId w:val="19"/>
        </w:numPr>
      </w:pPr>
      <w:r>
        <w:t>The risk of anaphylaxis due to adverse contact with and/or ingestion of these allergens while on board the aircraft; and</w:t>
      </w:r>
    </w:p>
    <w:p w:rsidR="00066D64" w:rsidRDefault="00066D64" w:rsidP="00066D64">
      <w:pPr>
        <w:pStyle w:val="ListParagraph"/>
        <w:numPr>
          <w:ilvl w:val="0"/>
          <w:numId w:val="19"/>
        </w:numPr>
      </w:pPr>
      <w:r>
        <w:t>The effectiveness of current risk-mitigation measures, as outlined in the Allergy Decision.</w:t>
      </w:r>
    </w:p>
    <w:p w:rsidR="00E575A4" w:rsidRPr="00DA1B36" w:rsidRDefault="001E40DC" w:rsidP="00E575A4">
      <w:r>
        <w:t>T</w:t>
      </w:r>
      <w:r w:rsidR="00E575A4">
        <w:t xml:space="preserve">he research and evidence </w:t>
      </w:r>
      <w:r>
        <w:t>outlined in</w:t>
      </w:r>
      <w:r w:rsidR="00E575A4">
        <w:t xml:space="preserve"> the previous sections of this report</w:t>
      </w:r>
      <w:r>
        <w:t xml:space="preserve"> lead us to the answers to these two questions.</w:t>
      </w:r>
    </w:p>
    <w:p w:rsidR="00E92219" w:rsidRDefault="003D2EC8" w:rsidP="00754A6D">
      <w:pPr>
        <w:pStyle w:val="Heading3"/>
      </w:pPr>
      <w:r w:rsidRPr="003D2EC8">
        <w:rPr>
          <w:bCs w:val="0"/>
        </w:rPr>
        <w:t>1.</w:t>
      </w:r>
      <w:r>
        <w:t xml:space="preserve"> The risk of anaphylaxis due to adverse contact with and/or ingestion of these allergens while on board the aircraft</w:t>
      </w:r>
    </w:p>
    <w:p w:rsidR="002973FD" w:rsidRDefault="00876A3A" w:rsidP="003D2EC8">
      <w:pPr>
        <w:pStyle w:val="ListParagraph"/>
        <w:ind w:left="0"/>
      </w:pPr>
      <w:r>
        <w:t>It is clear from both expert reports that t</w:t>
      </w:r>
      <w:r w:rsidR="00E92219">
        <w:t>he mostly likely route of exposure causing an allergic reaction that could lead to anaphylaxis</w:t>
      </w:r>
      <w:r w:rsidR="006D0386">
        <w:t xml:space="preserve"> onboard an aircraft</w:t>
      </w:r>
      <w:r w:rsidR="00E92219">
        <w:t xml:space="preserve"> is </w:t>
      </w:r>
      <w:r w:rsidR="005A1933">
        <w:t xml:space="preserve">via </w:t>
      </w:r>
      <w:r w:rsidR="00014D3D">
        <w:t xml:space="preserve">accidental </w:t>
      </w:r>
      <w:r w:rsidR="00E92219">
        <w:t>ingestion.</w:t>
      </w:r>
      <w:r w:rsidR="00754A6D">
        <w:t xml:space="preserve"> </w:t>
      </w:r>
      <w:r>
        <w:t xml:space="preserve">Information </w:t>
      </w:r>
      <w:r w:rsidR="009D1071">
        <w:t xml:space="preserve">presented in </w:t>
      </w:r>
      <w:r>
        <w:t xml:space="preserve">both </w:t>
      </w:r>
      <w:r w:rsidR="009D1071">
        <w:t xml:space="preserve">the NRC Report </w:t>
      </w:r>
      <w:r w:rsidR="00DB71A0">
        <w:t xml:space="preserve">and Dr. Greenhawt’s Report </w:t>
      </w:r>
      <w:r w:rsidR="009D1071">
        <w:t xml:space="preserve">indicates that it is unlikely that </w:t>
      </w:r>
      <w:r w:rsidR="002D13BF">
        <w:t>peanut, nut, and sesame seed-based</w:t>
      </w:r>
      <w:r w:rsidR="009D1071">
        <w:t xml:space="preserve"> allergens can aerosolize and cause inhalation-based reactions</w:t>
      </w:r>
      <w:ins w:id="2" w:author="Steven Winters" w:date="2016-03-24T11:01:00Z">
        <w:r w:rsidR="007D4166">
          <w:t>. Dr. G</w:t>
        </w:r>
      </w:ins>
      <w:ins w:id="3" w:author="Steven Winters" w:date="2016-03-24T11:02:00Z">
        <w:r w:rsidR="007D4166">
          <w:t xml:space="preserve">reenhawt's Report notes </w:t>
        </w:r>
      </w:ins>
      <w:ins w:id="4" w:author="Steven Winters" w:date="2016-03-24T11:09:00Z">
        <w:r w:rsidR="007D4166">
          <w:t>while exposure via inhalation is commonly believed to</w:t>
        </w:r>
      </w:ins>
      <w:ins w:id="5" w:author="Steven Winters" w:date="2016-03-24T11:10:00Z">
        <w:r w:rsidR="007D4166">
          <w:t xml:space="preserve"> be a route of exposure, the</w:t>
        </w:r>
      </w:ins>
      <w:ins w:id="6" w:author="Donald" w:date="2016-03-25T16:30:00Z">
        <w:r w:rsidR="00BC58FC">
          <w:t>re is no data to support this. Rather,</w:t>
        </w:r>
      </w:ins>
      <w:ins w:id="7" w:author="Steven Winters" w:date="2016-03-24T11:10:00Z">
        <w:r w:rsidR="007D4166">
          <w:t xml:space="preserve"> data that does exist consistently shows that peanut allergens to not aerosolize</w:t>
        </w:r>
      </w:ins>
      <w:r w:rsidR="00E2399B">
        <w:t>; moreover,</w:t>
      </w:r>
      <w:ins w:id="8" w:author="Steven Winters" w:date="2016-03-24T11:13:00Z">
        <w:r w:rsidR="00960894">
          <w:t xml:space="preserve"> Dr. Greenhawt notes that there </w:t>
        </w:r>
        <w:del w:id="9" w:author="Donald" w:date="2016-03-25T16:31:00Z">
          <w:r w:rsidR="00960894" w:rsidDel="00BC58FC">
            <w:delText>are</w:delText>
          </w:r>
        </w:del>
      </w:ins>
      <w:ins w:id="10" w:author="Donald" w:date="2016-03-25T16:31:00Z">
        <w:r w:rsidR="00BC58FC">
          <w:t>have been</w:t>
        </w:r>
      </w:ins>
      <w:ins w:id="11" w:author="Steven Winters" w:date="2016-03-24T11:13:00Z">
        <w:r w:rsidR="00960894">
          <w:t xml:space="preserve"> no oral or inhalation provocation studies </w:t>
        </w:r>
        <w:del w:id="12" w:author="Donald" w:date="2016-03-25T16:31:00Z">
          <w:r w:rsidR="00960894" w:rsidDel="00BC58FC">
            <w:delText xml:space="preserve">that have been performed </w:delText>
          </w:r>
        </w:del>
      </w:ins>
      <w:ins w:id="13" w:author="Steven Winters" w:date="2016-03-24T11:14:00Z">
        <w:r w:rsidR="00960894">
          <w:t xml:space="preserve">to support </w:t>
        </w:r>
      </w:ins>
      <w:ins w:id="14" w:author="Donald" w:date="2016-03-25T16:31:00Z">
        <w:r w:rsidR="00BC58FC">
          <w:t xml:space="preserve">the theory that </w:t>
        </w:r>
      </w:ins>
      <w:ins w:id="15" w:author="Steven Winters" w:date="2016-03-24T11:14:00Z">
        <w:r w:rsidR="00960894">
          <w:t>nasopharyngeal or oropharyngeal mucosal exposure can trigger an allergic reaction.</w:t>
        </w:r>
      </w:ins>
      <w:ins w:id="16" w:author="Steven Winters" w:date="2016-03-24T11:17:00Z">
        <w:r w:rsidR="00751391">
          <w:t xml:space="preserve"> </w:t>
        </w:r>
        <w:commentRangeStart w:id="17"/>
        <w:r w:rsidR="00751391">
          <w:t xml:space="preserve">It is possible, as the NRC report indicates, </w:t>
        </w:r>
      </w:ins>
      <w:del w:id="18" w:author="Steven Winters" w:date="2016-03-24T11:17:00Z">
        <w:r w:rsidR="00E2399B" w:rsidDel="00751391">
          <w:delText xml:space="preserve"> </w:delText>
        </w:r>
      </w:del>
      <w:del w:id="19" w:author="Steven Winters" w:date="2016-03-24T11:16:00Z">
        <w:r w:rsidR="00E2399B" w:rsidDel="00751391">
          <w:delText>i</w:delText>
        </w:r>
      </w:del>
      <w:del w:id="20" w:author="Steven Winters" w:date="2016-03-24T11:17:00Z">
        <w:r w:rsidR="00187D44" w:rsidDel="00751391">
          <w:delText xml:space="preserve">t is likely </w:delText>
        </w:r>
      </w:del>
      <w:r w:rsidR="00187D44">
        <w:t xml:space="preserve">that allergic reactions attributed to inhalation </w:t>
      </w:r>
      <w:del w:id="21" w:author="Steven Winters" w:date="2016-03-24T11:18:00Z">
        <w:r w:rsidR="00187D44" w:rsidDel="00751391">
          <w:delText xml:space="preserve">are in fact, a </w:delText>
        </w:r>
      </w:del>
      <w:del w:id="22" w:author="Steven Winters" w:date="2016-03-24T11:19:00Z">
        <w:r w:rsidR="00187D44" w:rsidDel="00751391">
          <w:delText>combination of</w:delText>
        </w:r>
      </w:del>
      <w:ins w:id="23" w:author="Steven Winters" w:date="2016-03-24T11:23:00Z">
        <w:r w:rsidR="00B83E56">
          <w:t xml:space="preserve"> are</w:t>
        </w:r>
      </w:ins>
      <w:ins w:id="24" w:author="Steven Winters" w:date="2016-03-24T11:19:00Z">
        <w:r w:rsidR="00751391">
          <w:t xml:space="preserve"> being incorrectly attributed to</w:t>
        </w:r>
      </w:ins>
      <w:r w:rsidR="00187D44">
        <w:t xml:space="preserve"> </w:t>
      </w:r>
      <w:ins w:id="25" w:author="Steven Winters" w:date="2016-03-24T11:17:00Z">
        <w:r w:rsidR="00751391">
          <w:t xml:space="preserve">unnoticed </w:t>
        </w:r>
      </w:ins>
      <w:del w:id="26" w:author="Steven Winters" w:date="2016-03-24T11:17:00Z">
        <w:r w:rsidR="00187D44" w:rsidDel="00751391">
          <w:delText>dermal</w:delText>
        </w:r>
      </w:del>
      <w:ins w:id="27" w:author="Steven Winters" w:date="2016-03-24T11:17:00Z">
        <w:r w:rsidR="00751391">
          <w:t>ingestion</w:t>
        </w:r>
      </w:ins>
      <w:r w:rsidR="00187D44">
        <w:t xml:space="preserve"> </w:t>
      </w:r>
      <w:del w:id="28" w:author="Steven Winters" w:date="2016-03-24T11:17:00Z">
        <w:r w:rsidR="00187D44" w:rsidDel="00751391">
          <w:delText>and</w:delText>
        </w:r>
      </w:del>
      <w:del w:id="29" w:author="Steven Winters" w:date="2016-03-24T11:18:00Z">
        <w:r w:rsidR="00187D44" w:rsidDel="00751391">
          <w:delText>/</w:delText>
        </w:r>
      </w:del>
      <w:r w:rsidR="00187D44">
        <w:t xml:space="preserve">or </w:t>
      </w:r>
      <w:del w:id="30" w:author="Steven Winters" w:date="2016-03-24T11:18:00Z">
        <w:r w:rsidR="00187D44" w:rsidDel="00751391">
          <w:delText>ingestion-based</w:delText>
        </w:r>
      </w:del>
      <w:ins w:id="31" w:author="Steven Winters" w:date="2016-03-24T11:18:00Z">
        <w:r w:rsidR="00751391">
          <w:t>dermal contact of allergens that have settled on surface</w:t>
        </w:r>
      </w:ins>
      <w:ins w:id="32" w:author="Steven Winters" w:date="2016-03-24T11:19:00Z">
        <w:r w:rsidR="00751391">
          <w:t>s</w:t>
        </w:r>
      </w:ins>
      <w:ins w:id="33" w:author="Steven Winters" w:date="2016-03-24T11:23:00Z">
        <w:r w:rsidR="00B83E56">
          <w:t>.</w:t>
        </w:r>
      </w:ins>
      <w:del w:id="34" w:author="Steven Winters" w:date="2016-03-24T11:19:00Z">
        <w:r w:rsidR="00187D44" w:rsidDel="00751391">
          <w:delText xml:space="preserve"> reactions</w:delText>
        </w:r>
      </w:del>
      <w:commentRangeStart w:id="35"/>
      <w:r w:rsidR="00187D44">
        <w:t>.</w:t>
      </w:r>
      <w:commentRangeEnd w:id="35"/>
      <w:r w:rsidR="002945D3">
        <w:rPr>
          <w:rStyle w:val="CommentReference"/>
        </w:rPr>
        <w:commentReference w:id="35"/>
      </w:r>
      <w:r w:rsidR="009D1071">
        <w:t xml:space="preserve"> </w:t>
      </w:r>
      <w:commentRangeEnd w:id="17"/>
      <w:r w:rsidR="00E918FA">
        <w:rPr>
          <w:rStyle w:val="CommentReference"/>
        </w:rPr>
        <w:commentReference w:id="17"/>
      </w:r>
    </w:p>
    <w:p w:rsidR="009D1071" w:rsidRDefault="009D1071" w:rsidP="003D2EC8">
      <w:pPr>
        <w:pStyle w:val="ListParagraph"/>
        <w:ind w:left="0"/>
      </w:pPr>
    </w:p>
    <w:p w:rsidR="009F2157" w:rsidRDefault="002945D3" w:rsidP="003D2EC8">
      <w:pPr>
        <w:pStyle w:val="ListParagraph"/>
        <w:ind w:left="0"/>
        <w:rPr>
          <w:ins w:id="36" w:author="Steven Winters" w:date="2016-03-24T11:51:00Z"/>
        </w:rPr>
      </w:pPr>
      <w:r>
        <w:t>In addition to the unlikelihood of an inhalation-based reaction, a</w:t>
      </w:r>
      <w:r w:rsidR="009D1071">
        <w:t xml:space="preserve">lmost all large domestic air carriers operate </w:t>
      </w:r>
      <w:r w:rsidR="00F231D4">
        <w:t xml:space="preserve">newer generation </w:t>
      </w:r>
      <w:r w:rsidR="009D1071">
        <w:t>aircraft using HEPA filters</w:t>
      </w:r>
      <w:r w:rsidR="002969DD">
        <w:t xml:space="preserve">, </w:t>
      </w:r>
      <w:r w:rsidR="00F231D4">
        <w:t>with a combination of fresh and re-circulated air</w:t>
      </w:r>
      <w:r w:rsidR="00130A70">
        <w:t>.</w:t>
      </w:r>
      <w:r w:rsidR="009D1071">
        <w:t xml:space="preserve"> </w:t>
      </w:r>
      <w:ins w:id="37" w:author="Steven Winters" w:date="2016-03-24T11:26:00Z">
        <w:r w:rsidR="007324C8">
          <w:t>Fresh air refers to outside air that is supplied into the aircraft cabin</w:t>
        </w:r>
      </w:ins>
      <w:ins w:id="38" w:author="Steven Winters" w:date="2016-03-24T12:39:00Z">
        <w:r w:rsidR="00E41027">
          <w:t xml:space="preserve"> and passed through a ventilation system</w:t>
        </w:r>
      </w:ins>
      <w:ins w:id="39" w:author="Steven Winters" w:date="2016-03-24T11:26:00Z">
        <w:r w:rsidR="007324C8">
          <w:t xml:space="preserve">. </w:t>
        </w:r>
      </w:ins>
      <w:r w:rsidR="009D1071">
        <w:t xml:space="preserve">The use of a HEPA filter </w:t>
      </w:r>
      <w:r w:rsidR="005E4A68">
        <w:t xml:space="preserve">in an aircraft is an effective means of reducing the level of particles circulating in the aircraft cabin environment. Typical HEPA filters have at least a 99.97% removal efficiency, and as noted in the NRC </w:t>
      </w:r>
      <w:del w:id="40" w:author="Steven Winters" w:date="2016-03-24T11:27:00Z">
        <w:r w:rsidR="005E4A68" w:rsidDel="00CD1D3E">
          <w:delText>R</w:delText>
        </w:r>
      </w:del>
      <w:ins w:id="41" w:author="Steven Winters" w:date="2016-03-24T11:27:00Z">
        <w:r w:rsidR="00CD1D3E">
          <w:t>r</w:t>
        </w:r>
      </w:ins>
      <w:r w:rsidR="005E4A68">
        <w:t xml:space="preserve">eport, </w:t>
      </w:r>
      <w:r w:rsidR="00302199">
        <w:t>can remove particles of 0.3 microns in size</w:t>
      </w:r>
      <w:ins w:id="42" w:author="Steven Winters" w:date="2016-03-24T11:50:00Z">
        <w:r w:rsidR="009F2157">
          <w:t>. The NRC report noted that it is expected that peanut allergens would be removed through the filtration process on the first pass</w:t>
        </w:r>
      </w:ins>
      <w:ins w:id="43" w:author="Steven Winters" w:date="2016-03-24T11:47:00Z">
        <w:r w:rsidR="009F2157">
          <w:t xml:space="preserve">. </w:t>
        </w:r>
      </w:ins>
    </w:p>
    <w:p w:rsidR="009F2157" w:rsidRDefault="009F2157" w:rsidP="003D2EC8">
      <w:pPr>
        <w:pStyle w:val="ListParagraph"/>
        <w:ind w:left="0"/>
        <w:rPr>
          <w:ins w:id="44" w:author="Steven Winters" w:date="2016-03-24T11:51:00Z"/>
        </w:rPr>
      </w:pPr>
    </w:p>
    <w:p w:rsidR="009D1071" w:rsidRDefault="009F2157" w:rsidP="003D2EC8">
      <w:pPr>
        <w:pStyle w:val="ListParagraph"/>
        <w:ind w:left="0"/>
      </w:pPr>
      <w:ins w:id="45" w:author="Steven Winters" w:date="2016-03-24T11:47:00Z">
        <w:r>
          <w:t xml:space="preserve">Typical room air exchange rates are higher in an aircraft than in other areas, such as a building (15-20 cycles per hour </w:t>
        </w:r>
      </w:ins>
      <w:ins w:id="46" w:author="Steven Winters" w:date="2016-03-24T11:48:00Z">
        <w:r>
          <w:t>versus 12, on</w:t>
        </w:r>
      </w:ins>
      <w:ins w:id="47" w:author="Steven Winters" w:date="2016-03-24T11:49:00Z">
        <w:r>
          <w:t xml:space="preserve"> </w:t>
        </w:r>
      </w:ins>
      <w:ins w:id="48" w:author="Steven Winters" w:date="2016-03-24T11:48:00Z">
        <w:r>
          <w:t xml:space="preserve">average), and the ventilation capacity is </w:t>
        </w:r>
        <w:r>
          <w:lastRenderedPageBreak/>
          <w:t>greater, at 4.7 liters per second.</w:t>
        </w:r>
      </w:ins>
      <w:del w:id="49" w:author="Steven Winters" w:date="2016-03-24T11:51:00Z">
        <w:r w:rsidR="00953411" w:rsidDel="00BC01E3">
          <w:delText>; moreover</w:delText>
        </w:r>
      </w:del>
      <w:r w:rsidR="00953411">
        <w:t>,</w:t>
      </w:r>
      <w:r w:rsidR="00302199">
        <w:t xml:space="preserve"> </w:t>
      </w:r>
      <w:del w:id="50" w:author="Steven Winters" w:date="2016-03-24T11:50:00Z">
        <w:r w:rsidR="00953411" w:rsidDel="009F2157">
          <w:delText>it is expected that peanut allergens would be removed through the filtration process on the first pass</w:delText>
        </w:r>
      </w:del>
      <w:ins w:id="51" w:author="Steven Winters" w:date="2016-03-24T11:32:00Z">
        <w:r w:rsidR="00820427">
          <w:t>,</w:t>
        </w:r>
      </w:ins>
      <w:r w:rsidR="001E40DC">
        <w:rPr>
          <w:rStyle w:val="CommentReference"/>
        </w:rPr>
        <w:commentReference w:id="52"/>
      </w:r>
      <w:del w:id="53" w:author="Steven Winters" w:date="2016-03-24T11:24:00Z">
        <w:r w:rsidR="0064449E" w:rsidDel="001B6AE2">
          <w:delText xml:space="preserve">, therefore further reducing </w:delText>
        </w:r>
        <w:r w:rsidR="002945D3" w:rsidDel="001B6AE2">
          <w:delText xml:space="preserve">any </w:delText>
        </w:r>
        <w:r w:rsidR="0064449E" w:rsidDel="001B6AE2">
          <w:delText>risk of exposure</w:delText>
        </w:r>
      </w:del>
      <w:r w:rsidR="0064449E">
        <w:t>.</w:t>
      </w:r>
      <w:ins w:id="54" w:author="Steven Winters" w:date="2016-03-24T11:27:00Z">
        <w:r w:rsidR="00CD1D3E">
          <w:t xml:space="preserve"> </w:t>
        </w:r>
      </w:ins>
      <w:ins w:id="55" w:author="Steven Winters" w:date="2016-03-24T11:51:00Z">
        <w:r w:rsidR="00BC01E3">
          <w:t>H</w:t>
        </w:r>
      </w:ins>
      <w:ins w:id="56" w:author="Steven Winters" w:date="2016-03-24T11:31:00Z">
        <w:r w:rsidR="00CD1D3E">
          <w:t>igher air exchange rates</w:t>
        </w:r>
      </w:ins>
      <w:ins w:id="57" w:author="Steven Winters" w:date="2016-03-24T11:52:00Z">
        <w:r w:rsidR="00BC01E3">
          <w:t>, as indicated by the NRC report</w:t>
        </w:r>
      </w:ins>
      <w:ins w:id="58" w:author="Steven Winters" w:date="2016-03-24T11:31:00Z">
        <w:r w:rsidR="00CD1D3E">
          <w:t>, would theoretically reduce the level of peanut aeroallergens in the aircraft environment.</w:t>
        </w:r>
      </w:ins>
      <w:ins w:id="59" w:author="Steven Winters" w:date="2016-03-24T11:27:00Z">
        <w:r w:rsidR="00CD1D3E">
          <w:t xml:space="preserve"> </w:t>
        </w:r>
      </w:ins>
    </w:p>
    <w:p w:rsidR="00F355D4" w:rsidRDefault="00F355D4" w:rsidP="003D2EC8">
      <w:pPr>
        <w:pStyle w:val="ListParagraph"/>
        <w:ind w:left="0"/>
      </w:pPr>
    </w:p>
    <w:p w:rsidR="00F355D4" w:rsidDel="00BC01E3" w:rsidRDefault="00F355D4" w:rsidP="003D2EC8">
      <w:pPr>
        <w:pStyle w:val="ListParagraph"/>
        <w:ind w:left="0"/>
        <w:rPr>
          <w:del w:id="60" w:author="Steven Winters" w:date="2016-03-24T11:52:00Z"/>
        </w:rPr>
      </w:pPr>
      <w:commentRangeStart w:id="61"/>
      <w:r>
        <w:t xml:space="preserve">Smaller domestic air carriers tend to operate older and smaller aircraft such that HEPA filters are </w:t>
      </w:r>
      <w:ins w:id="62" w:author="Steven Winters" w:date="2016-03-24T11:37:00Z">
        <w:r w:rsidR="007517D1">
          <w:t xml:space="preserve">usually </w:t>
        </w:r>
      </w:ins>
      <w:r>
        <w:t>not present</w:t>
      </w:r>
      <w:commentRangeEnd w:id="61"/>
      <w:r>
        <w:rPr>
          <w:rStyle w:val="CommentReference"/>
        </w:rPr>
        <w:commentReference w:id="61"/>
      </w:r>
      <w:r>
        <w:t>.</w:t>
      </w:r>
      <w:r w:rsidR="00A37EF2">
        <w:t xml:space="preserve"> </w:t>
      </w:r>
      <w:ins w:id="63" w:author="Steven Winters" w:date="2016-03-24T10:13:00Z">
        <w:r w:rsidR="00A37EF2">
          <w:t xml:space="preserve">Smaller aircraft generally supply 100% </w:t>
        </w:r>
      </w:ins>
      <w:ins w:id="64" w:author="Steven Winters" w:date="2016-03-24T11:46:00Z">
        <w:r w:rsidR="009F2157">
          <w:t xml:space="preserve">freshly circulated </w:t>
        </w:r>
      </w:ins>
      <w:ins w:id="65" w:author="Steven Winters" w:date="2016-03-24T10:13:00Z">
        <w:r w:rsidR="00A37EF2">
          <w:t>air into the aircraft cabin</w:t>
        </w:r>
      </w:ins>
      <w:ins w:id="66" w:author="Steven Winters" w:date="2016-03-24T12:34:00Z">
        <w:r w:rsidR="00F343FA">
          <w:t xml:space="preserve">, and while some smaller aircraft, such as turboprop aircraft, are not equipped with filters, </w:t>
        </w:r>
      </w:ins>
      <w:ins w:id="67" w:author="Steven Winters" w:date="2016-03-24T11:54:00Z">
        <w:r w:rsidR="00BC01E3">
          <w:t>the same air exchange principles would apply</w:t>
        </w:r>
      </w:ins>
      <w:ins w:id="68" w:author="Steven Winters" w:date="2016-03-24T12:32:00Z">
        <w:r w:rsidR="00363275">
          <w:t xml:space="preserve"> as indicated above</w:t>
        </w:r>
      </w:ins>
      <w:ins w:id="69" w:author="Steven Winters" w:date="2016-03-24T11:54:00Z">
        <w:r w:rsidR="00BC01E3">
          <w:t>.</w:t>
        </w:r>
      </w:ins>
      <w:ins w:id="70" w:author="Steven Winters" w:date="2016-03-24T12:36:00Z">
        <w:r w:rsidR="00A51BB2">
          <w:t xml:space="preserve"> </w:t>
        </w:r>
      </w:ins>
      <w:ins w:id="71" w:author="Steven Winters" w:date="2016-03-24T12:37:00Z">
        <w:r w:rsidR="00A51BB2">
          <w:t>Dr. Greenhawt's Report noted that the use of HEPA filters on an aircraft is</w:t>
        </w:r>
      </w:ins>
      <w:ins w:id="72" w:author="Steven Winters" w:date="2016-03-24T12:36:00Z">
        <w:r w:rsidR="00A51BB2">
          <w:t xml:space="preserve"> not required by any government authority</w:t>
        </w:r>
      </w:ins>
      <w:ins w:id="73" w:author="Steven Winters" w:date="2016-03-24T12:42:00Z">
        <w:r w:rsidR="003753E9">
          <w:t xml:space="preserve"> and that</w:t>
        </w:r>
      </w:ins>
      <w:ins w:id="74" w:author="Steven Winters" w:date="2016-03-24T12:40:00Z">
        <w:r w:rsidR="003753E9">
          <w:t xml:space="preserve"> regardless of the size of the aircraft and the </w:t>
        </w:r>
      </w:ins>
      <w:ins w:id="75" w:author="Steven Winters" w:date="2016-03-24T12:41:00Z">
        <w:r w:rsidR="003753E9">
          <w:t>type</w:t>
        </w:r>
      </w:ins>
      <w:ins w:id="76" w:author="Steven Winters" w:date="2016-03-24T12:40:00Z">
        <w:r w:rsidR="003753E9">
          <w:t xml:space="preserve"> </w:t>
        </w:r>
      </w:ins>
      <w:ins w:id="77" w:author="Steven Winters" w:date="2016-03-24T12:41:00Z">
        <w:r w:rsidR="003753E9">
          <w:t>of filtration system being used, no studies have proven that peanut, nut and sesame seed allergens circulate</w:t>
        </w:r>
        <w:del w:id="78" w:author="Donald" w:date="2016-03-25T16:43:00Z">
          <w:r w:rsidR="003753E9" w:rsidDel="00E918FA">
            <w:delText>s</w:delText>
          </w:r>
        </w:del>
        <w:r w:rsidR="003753E9">
          <w:t xml:space="preserve"> in an enclosed environment, such as an aircraft cabin</w:t>
        </w:r>
      </w:ins>
      <w:ins w:id="79" w:author="Donald" w:date="2016-03-25T16:44:00Z">
        <w:r w:rsidR="00E918FA">
          <w:t>.</w:t>
        </w:r>
      </w:ins>
      <w:ins w:id="80" w:author="Steven Winters" w:date="2016-03-24T12:41:00Z">
        <w:r w:rsidR="003753E9">
          <w:t xml:space="preserve">, </w:t>
        </w:r>
        <w:commentRangeStart w:id="81"/>
        <w:del w:id="82" w:author="Donald" w:date="2016-03-25T16:44:00Z">
          <w:r w:rsidR="003753E9" w:rsidDel="00E918FA">
            <w:delText>and that the circulating levels can provide an allergic reaction</w:delText>
          </w:r>
        </w:del>
      </w:ins>
      <w:commentRangeEnd w:id="81"/>
      <w:del w:id="83" w:author="Donald" w:date="2016-03-25T16:44:00Z">
        <w:r w:rsidR="00E918FA" w:rsidDel="00E918FA">
          <w:rPr>
            <w:rStyle w:val="CommentReference"/>
          </w:rPr>
          <w:commentReference w:id="81"/>
        </w:r>
      </w:del>
      <w:ins w:id="84" w:author="Steven Winters" w:date="2016-03-24T12:41:00Z">
        <w:del w:id="85" w:author="Donald" w:date="2016-03-25T16:44:00Z">
          <w:r w:rsidR="003753E9" w:rsidDel="00E918FA">
            <w:delText>.</w:delText>
          </w:r>
        </w:del>
      </w:ins>
      <w:ins w:id="86" w:author="Steven Winters" w:date="2016-03-24T12:38:00Z">
        <w:del w:id="87" w:author="Donald" w:date="2016-03-25T16:44:00Z">
          <w:r w:rsidR="00E41027" w:rsidDel="00E918FA">
            <w:delText xml:space="preserve"> </w:delText>
          </w:r>
        </w:del>
      </w:ins>
      <w:ins w:id="88" w:author="Steven Winters" w:date="2016-03-24T11:54:00Z">
        <w:del w:id="89" w:author="Donald" w:date="2016-03-25T16:44:00Z">
          <w:r w:rsidR="00BC01E3" w:rsidDel="00E918FA">
            <w:delText xml:space="preserve"> </w:delText>
          </w:r>
        </w:del>
      </w:ins>
      <w:del w:id="90" w:author="Steven Winters" w:date="2016-03-24T10:14:00Z">
        <w:r w:rsidR="00A37EF2" w:rsidDel="00A37EF2">
          <w:delText>,</w:delText>
        </w:r>
      </w:del>
      <w:del w:id="91" w:author="Steven Winters" w:date="2016-03-24T12:36:00Z">
        <w:r w:rsidR="00A37EF2" w:rsidDel="00A51BB2">
          <w:delText xml:space="preserve"> </w:delText>
        </w:r>
      </w:del>
      <w:del w:id="92" w:author="Steven Winters" w:date="2016-03-24T11:52:00Z">
        <w:r w:rsidDel="00BC01E3">
          <w:delText xml:space="preserve"> The NRC </w:delText>
        </w:r>
      </w:del>
      <w:del w:id="93" w:author="Steven Winters" w:date="2016-03-24T11:39:00Z">
        <w:r w:rsidDel="00925788">
          <w:delText>R</w:delText>
        </w:r>
      </w:del>
      <w:del w:id="94" w:author="Steven Winters" w:date="2016-03-24T11:52:00Z">
        <w:r w:rsidDel="00BC01E3">
          <w:delText>eport notes that in some cases, lower levels of filtration may be used, particularly with aircraft that not equipped with any filters.</w:delText>
        </w:r>
      </w:del>
    </w:p>
    <w:p w:rsidR="002969DD" w:rsidRDefault="002969DD" w:rsidP="003D2EC8">
      <w:pPr>
        <w:pStyle w:val="ListParagraph"/>
        <w:ind w:left="0"/>
      </w:pPr>
    </w:p>
    <w:p w:rsidR="00234CE7" w:rsidDel="001F08DD" w:rsidRDefault="002945D3" w:rsidP="007A598F">
      <w:pPr>
        <w:pStyle w:val="ListParagraph"/>
        <w:ind w:left="0"/>
        <w:rPr>
          <w:del w:id="95" w:author="Steven Winters" w:date="2016-03-24T13:43:00Z"/>
        </w:rPr>
      </w:pPr>
      <w:commentRangeStart w:id="96"/>
      <w:del w:id="97" w:author="Steven Winters" w:date="2016-03-24T13:43:00Z">
        <w:r w:rsidDel="001F08DD">
          <w:delText xml:space="preserve">As noted above, </w:delText>
        </w:r>
      </w:del>
      <w:commentRangeStart w:id="98"/>
      <w:del w:id="99" w:author="Steven Winters" w:date="2016-03-24T11:45:00Z">
        <w:r w:rsidR="002726F1" w:rsidDel="00925788">
          <w:delText>T</w:delText>
        </w:r>
        <w:r w:rsidR="002969DD" w:rsidDel="00925788">
          <w:delText xml:space="preserve">he </w:delText>
        </w:r>
        <w:r w:rsidR="002726F1" w:rsidDel="00925788">
          <w:delText xml:space="preserve">single </w:delText>
        </w:r>
        <w:r w:rsidR="002969DD" w:rsidDel="00925788">
          <w:delText>greatest factor</w:delText>
        </w:r>
        <w:commentRangeEnd w:id="98"/>
        <w:r w:rsidDel="00925788">
          <w:rPr>
            <w:rStyle w:val="CommentReference"/>
          </w:rPr>
          <w:commentReference w:id="98"/>
        </w:r>
      </w:del>
      <w:del w:id="100" w:author="Steven Winters" w:date="2016-03-24T12:43:00Z">
        <w:r w:rsidR="002969DD" w:rsidDel="00293501">
          <w:delText xml:space="preserve"> in the risk of anaphylaxis is due to accidental </w:delText>
        </w:r>
        <w:r w:rsidR="00864915" w:rsidDel="00293501">
          <w:delText xml:space="preserve">ingestion of a </w:delText>
        </w:r>
        <w:r w:rsidR="002969DD" w:rsidDel="00293501">
          <w:delText>peanut</w:delText>
        </w:r>
        <w:r w:rsidR="00C3777E" w:rsidDel="00293501">
          <w:delText>,</w:delText>
        </w:r>
        <w:r w:rsidR="002969DD" w:rsidDel="00293501">
          <w:delText xml:space="preserve"> nut</w:delText>
        </w:r>
        <w:r w:rsidR="00C3777E" w:rsidDel="00293501">
          <w:delText>, or sesame seed-based</w:delText>
        </w:r>
        <w:r w:rsidR="002969DD" w:rsidDel="00293501">
          <w:delText xml:space="preserve"> aller</w:delText>
        </w:r>
        <w:r w:rsidR="007E63AE" w:rsidDel="00293501">
          <w:delText>gen</w:delText>
        </w:r>
      </w:del>
      <w:del w:id="101" w:author="Steven Winters" w:date="2016-03-24T13:43:00Z">
        <w:r w:rsidR="007E63AE" w:rsidDel="001F08DD">
          <w:delText>. In establishing the buffer zone as the appropriate accommodation</w:delText>
        </w:r>
        <w:r w:rsidR="004F40C7" w:rsidDel="001F08DD">
          <w:delText xml:space="preserve"> for persons with allergies to peanuts and nuts in the Allergy Decision</w:delText>
        </w:r>
        <w:r w:rsidR="007E63AE" w:rsidDel="001F08DD">
          <w:delText xml:space="preserve">, the Agency relied on information </w:delText>
        </w:r>
        <w:r w:rsidR="004F40C7" w:rsidDel="001F08DD">
          <w:delText xml:space="preserve">and evidence </w:delText>
        </w:r>
        <w:r w:rsidR="007E63AE" w:rsidDel="001F08DD">
          <w:delText>that wa</w:delText>
        </w:r>
        <w:r w:rsidR="00924144" w:rsidDel="001F08DD">
          <w:delText xml:space="preserve">s </w:delText>
        </w:r>
        <w:r w:rsidR="004F40C7" w:rsidDel="001F08DD">
          <w:delText xml:space="preserve">available </w:delText>
        </w:r>
        <w:r w:rsidR="007A598F" w:rsidDel="001F08DD">
          <w:delText xml:space="preserve">at the time. </w:delText>
        </w:r>
        <w:r w:rsidR="0064449E" w:rsidDel="001F08DD">
          <w:delText>Dr. Greenhawt’s Report</w:delText>
        </w:r>
        <w:r w:rsidR="00BC05F7" w:rsidDel="001F08DD">
          <w:delText>, however,</w:delText>
        </w:r>
        <w:r w:rsidR="0064449E" w:rsidDel="001F08DD">
          <w:delText xml:space="preserve"> indicates that the effectiveness of a buffer zone, as described in the Allergy Decision, is a</w:delText>
        </w:r>
        <w:r w:rsidR="00EB0459" w:rsidDel="001F08DD">
          <w:delText xml:space="preserve">n untested accommodation, and more than likely does very little to reduce the risk of having an allergic reaction. </w:delText>
        </w:r>
        <w:r w:rsidR="007A598F" w:rsidDel="001F08DD">
          <w:delText>It may, however, provide</w:delText>
        </w:r>
        <w:r w:rsidR="00234CE7" w:rsidDel="001F08DD">
          <w:delText xml:space="preserve"> </w:delText>
        </w:r>
        <w:r w:rsidR="00014F26" w:rsidDel="001F08DD">
          <w:delText xml:space="preserve">some </w:delText>
        </w:r>
        <w:r w:rsidR="00234CE7" w:rsidDel="001F08DD">
          <w:delText>psychological</w:delText>
        </w:r>
        <w:r w:rsidR="007A598F" w:rsidDel="001F08DD">
          <w:delText xml:space="preserve"> reassurance to passengers with allergies to peanuts, nut and sesame seeds.</w:delText>
        </w:r>
        <w:r w:rsidR="00234CE7" w:rsidDel="001F08DD">
          <w:delText xml:space="preserve"> </w:delText>
        </w:r>
        <w:r w:rsidR="00014F26" w:rsidDel="001F08DD">
          <w:delText>That being said, the use of a buffer zone is now an ingrained practice for several large, domestic air carriers, including Air Canada, who is required to provide this accommodation as part of an order</w:delText>
        </w:r>
        <w:commentRangeEnd w:id="96"/>
        <w:r w:rsidR="00372353" w:rsidDel="001F08DD">
          <w:rPr>
            <w:rStyle w:val="CommentReference"/>
          </w:rPr>
          <w:commentReference w:id="96"/>
        </w:r>
        <w:r w:rsidR="00014F26" w:rsidDel="001F08DD">
          <w:delText>.</w:delText>
        </w:r>
      </w:del>
    </w:p>
    <w:p w:rsidR="003D2EC8" w:rsidRDefault="00C3777E" w:rsidP="003D2EC8">
      <w:del w:id="102" w:author="Steven Winters" w:date="2016-03-24T15:21:00Z">
        <w:r w:rsidDel="00A00E3F">
          <w:delText>According to Dr. Greenhawt's Report,</w:delText>
        </w:r>
        <w:r w:rsidR="00C737E9" w:rsidDel="00A00E3F">
          <w:delText xml:space="preserve"> </w:delText>
        </w:r>
        <w:r w:rsidDel="00A00E3F">
          <w:delText>t</w:delText>
        </w:r>
        <w:r w:rsidR="004F40C7" w:rsidDel="00A00E3F">
          <w:delText xml:space="preserve">he level of cleaning onboard an aircraft will also have an effect on the risk of exposure, which further complicates the effectiveness of a buffer zone, as the level of cleanliness of a given area prior to being designated a buffer zone would be unknown. </w:delText>
        </w:r>
        <w:commentRangeStart w:id="103"/>
        <w:r w:rsidR="00724D23" w:rsidDel="00A00E3F">
          <w:delText>Both expert reports provide evidence to suggest that alternative risk reduction methods, such as personal area abatement</w:delText>
        </w:r>
        <w:r w:rsidR="007A598F" w:rsidDel="00A00E3F">
          <w:delText xml:space="preserve"> (e.g, using sanitization wipes</w:delText>
        </w:r>
        <w:r w:rsidR="004F40C7" w:rsidDel="00A00E3F">
          <w:delText xml:space="preserve"> to remove </w:delText>
        </w:r>
        <w:commentRangeStart w:id="104"/>
        <w:r w:rsidR="004F40C7" w:rsidDel="00A00E3F">
          <w:delText>peanu</w:delText>
        </w:r>
        <w:commentRangeEnd w:id="104"/>
        <w:r w:rsidR="004F40C7" w:rsidDel="00A00E3F">
          <w:rPr>
            <w:rStyle w:val="CommentReference"/>
          </w:rPr>
          <w:commentReference w:id="104"/>
        </w:r>
        <w:r w:rsidR="004F40C7" w:rsidDel="00A00E3F">
          <w:delText>t residue from contaminated surfaces</w:delText>
        </w:r>
        <w:r w:rsidR="007A598F" w:rsidDel="00A00E3F">
          <w:delText>)</w:delText>
        </w:r>
        <w:r w:rsidR="00724D23" w:rsidDel="00A00E3F">
          <w:delText>, are more effective than the establishment of a buffer zone</w:delText>
        </w:r>
        <w:r w:rsidR="00454AD2" w:rsidDel="00A00E3F">
          <w:delText xml:space="preserve"> in reducing the risk of anaphylaxis</w:delText>
        </w:r>
        <w:r w:rsidR="00103531" w:rsidDel="00A00E3F">
          <w:delText>.</w:delText>
        </w:r>
        <w:r w:rsidR="00724D23" w:rsidDel="00A00E3F">
          <w:delText xml:space="preserve">. </w:delText>
        </w:r>
        <w:commentRangeStart w:id="105"/>
        <w:r w:rsidR="00F740EA" w:rsidDel="00A00E3F">
          <w:delText>It would therefore be preferable that passengers sanitize their seat area, including the food tray/table, to ensure that any traces of peanut residue are removed</w:delText>
        </w:r>
        <w:r w:rsidR="00A5483B" w:rsidDel="00A00E3F">
          <w:delText>.</w:delText>
        </w:r>
        <w:commentRangeEnd w:id="105"/>
        <w:r w:rsidR="00103531" w:rsidDel="00A00E3F">
          <w:rPr>
            <w:rStyle w:val="CommentReference"/>
          </w:rPr>
          <w:commentReference w:id="105"/>
        </w:r>
      </w:del>
      <w:commentRangeEnd w:id="103"/>
      <w:r w:rsidR="00372353">
        <w:rPr>
          <w:rStyle w:val="CommentReference"/>
        </w:rPr>
        <w:commentReference w:id="103"/>
      </w:r>
    </w:p>
    <w:p w:rsidR="00454AD2" w:rsidDel="00A00E3F" w:rsidRDefault="00454AD2" w:rsidP="00454AD2">
      <w:pPr>
        <w:spacing w:before="0" w:after="0"/>
        <w:rPr>
          <w:del w:id="106" w:author="Steven Winters" w:date="2016-03-24T15:20:00Z"/>
        </w:rPr>
      </w:pPr>
      <w:commentRangeStart w:id="107"/>
      <w:del w:id="108" w:author="Steven Winters" w:date="2016-03-24T15:20:00Z">
        <w:r w:rsidDel="00A00E3F">
          <w:delText>In Dr. Greenhawt's view, providing commercial cleaning wipes to a passenger with allergies</w:delText>
        </w:r>
        <w:r w:rsidR="00103531" w:rsidDel="00A00E3F">
          <w:delText>,</w:delText>
        </w:r>
        <w:r w:rsidDel="00A00E3F">
          <w:delText xml:space="preserve"> thereby allowing the passenger to disinfect their seat</w:delText>
        </w:r>
        <w:r w:rsidR="00103531" w:rsidDel="00A00E3F">
          <w:delText>,</w:delText>
        </w:r>
        <w:r w:rsidDel="00A00E3F">
          <w:delText xml:space="preserve"> </w:delText>
        </w:r>
        <w:commentRangeStart w:id="109"/>
        <w:r w:rsidDel="00A00E3F">
          <w:delText>is a better option</w:delText>
        </w:r>
        <w:commentRangeEnd w:id="109"/>
        <w:r w:rsidR="00103531" w:rsidDel="00A00E3F">
          <w:rPr>
            <w:rStyle w:val="CommentReference"/>
          </w:rPr>
          <w:commentReference w:id="109"/>
        </w:r>
        <w:r w:rsidDel="00A00E3F">
          <w:delText xml:space="preserve">. </w:delText>
        </w:r>
        <w:r w:rsidR="00103531" w:rsidDel="00A00E3F">
          <w:delText>Allergy Associations support the notion of sanitizing the seating area, including the armrests and tray table.</w:delText>
        </w:r>
        <w:commentRangeEnd w:id="107"/>
        <w:r w:rsidR="00372353" w:rsidDel="00A00E3F">
          <w:rPr>
            <w:rStyle w:val="CommentReference"/>
          </w:rPr>
          <w:commentReference w:id="107"/>
        </w:r>
      </w:del>
    </w:p>
    <w:p w:rsidR="009F2512" w:rsidRDefault="003B5124" w:rsidP="003D2EC8">
      <w:pPr>
        <w:rPr>
          <w:ins w:id="110" w:author="Steven Winters" w:date="2016-03-24T13:10:00Z"/>
        </w:rPr>
      </w:pPr>
      <w:commentRangeStart w:id="111"/>
      <w:commentRangeStart w:id="112"/>
      <w:ins w:id="113" w:author="Susan Clarke" w:date="2016-03-22T11:59:00Z">
        <w:del w:id="114" w:author="Donald" w:date="2016-03-25T16:45:00Z">
          <w:r w:rsidDel="00E918FA">
            <w:delText>Based</w:delText>
          </w:r>
          <w:commentRangeEnd w:id="111"/>
          <w:r w:rsidDel="00E918FA">
            <w:rPr>
              <w:rStyle w:val="CommentReference"/>
            </w:rPr>
            <w:commentReference w:id="111"/>
          </w:r>
          <w:r w:rsidDel="00E918FA">
            <w:delText xml:space="preserve"> on</w:delText>
          </w:r>
        </w:del>
      </w:ins>
      <w:ins w:id="115" w:author="Donald" w:date="2016-03-25T16:45:00Z">
        <w:r w:rsidR="00E918FA">
          <w:t>An analysis of</w:t>
        </w:r>
      </w:ins>
      <w:ins w:id="116" w:author="Susan Clarke" w:date="2016-03-22T11:59:00Z">
        <w:r>
          <w:t xml:space="preserve"> the information provided </w:t>
        </w:r>
        <w:del w:id="117" w:author="Donald" w:date="2016-03-25T16:46:00Z">
          <w:r w:rsidDel="00E918FA">
            <w:delText>by the</w:delText>
          </w:r>
        </w:del>
      </w:ins>
      <w:ins w:id="118" w:author="Donald" w:date="2016-03-25T16:45:00Z">
        <w:r w:rsidR="00E918FA">
          <w:t>in the</w:t>
        </w:r>
      </w:ins>
      <w:ins w:id="119" w:author="Susan Clarke" w:date="2016-03-22T11:59:00Z">
        <w:r>
          <w:t xml:space="preserve"> expert</w:t>
        </w:r>
      </w:ins>
      <w:ins w:id="120" w:author="Donald" w:date="2016-03-25T16:45:00Z">
        <w:r w:rsidR="00E918FA">
          <w:t xml:space="preserve"> report</w:t>
        </w:r>
      </w:ins>
      <w:ins w:id="121" w:author="Susan Clarke" w:date="2016-03-22T11:59:00Z">
        <w:r>
          <w:t>s</w:t>
        </w:r>
      </w:ins>
      <w:commentRangeEnd w:id="112"/>
      <w:ins w:id="122" w:author="Susan Clarke" w:date="2016-03-22T12:11:00Z">
        <w:r w:rsidR="00B8598B">
          <w:rPr>
            <w:rStyle w:val="CommentReference"/>
          </w:rPr>
          <w:commentReference w:id="112"/>
        </w:r>
      </w:ins>
      <w:ins w:id="123" w:author="Donald" w:date="2016-03-25T16:46:00Z">
        <w:r w:rsidR="00E918FA">
          <w:t xml:space="preserve"> indicates</w:t>
        </w:r>
      </w:ins>
      <w:ins w:id="124" w:author="Steven Winters" w:date="2016-03-24T12:44:00Z">
        <w:del w:id="125" w:author="Donald" w:date="2016-03-25T16:46:00Z">
          <w:r w:rsidR="006C272E" w:rsidDel="00E918FA">
            <w:delText xml:space="preserve">, </w:delText>
          </w:r>
        </w:del>
        <w:r w:rsidR="006C272E">
          <w:t xml:space="preserve">the risk of anaphylaxis due to adverse contact with and/or ingestion of </w:t>
        </w:r>
      </w:ins>
      <w:ins w:id="126" w:author="Steven Winters" w:date="2016-03-24T12:45:00Z">
        <w:r w:rsidR="006C272E">
          <w:t>peanut, nut, and sesame seed-based allergens</w:t>
        </w:r>
      </w:ins>
      <w:ins w:id="127" w:author="Steven Winters" w:date="2016-03-24T12:47:00Z">
        <w:r w:rsidR="005F257E">
          <w:t xml:space="preserve"> onboard an aircraft with 30 or more passenger seats</w:t>
        </w:r>
      </w:ins>
      <w:ins w:id="128" w:author="Steven Winters" w:date="2016-03-24T12:45:00Z">
        <w:r w:rsidR="006C272E">
          <w:t xml:space="preserve"> is low. The evidence from both expert reports </w:t>
        </w:r>
      </w:ins>
      <w:ins w:id="129" w:author="Steven Winters" w:date="2016-03-24T12:47:00Z">
        <w:r w:rsidR="005F257E">
          <w:t xml:space="preserve">indicates </w:t>
        </w:r>
      </w:ins>
      <w:ins w:id="130" w:author="Steven Winters" w:date="2016-03-24T12:45:00Z">
        <w:r w:rsidR="006C272E">
          <w:t xml:space="preserve">that peanut, nut and sesame seed-based allergens do not </w:t>
        </w:r>
      </w:ins>
      <w:ins w:id="131" w:author="Steven Winters" w:date="2016-03-24T12:48:00Z">
        <w:r w:rsidR="005F257E">
          <w:t xml:space="preserve">aerosolize in the aircraft cabin, and do not </w:t>
        </w:r>
      </w:ins>
      <w:ins w:id="132" w:author="Steven Winters" w:date="2016-03-24T12:45:00Z">
        <w:r w:rsidR="006C272E">
          <w:t xml:space="preserve">readily circulate in the aircraft cabin environment, provoking an allergic reaction in passengers </w:t>
        </w:r>
      </w:ins>
      <w:ins w:id="133" w:author="Steven Winters" w:date="2016-03-24T12:48:00Z">
        <w:r w:rsidR="005F257E">
          <w:t>to these types of</w:t>
        </w:r>
      </w:ins>
      <w:ins w:id="134" w:author="Steven Winters" w:date="2016-03-24T12:45:00Z">
        <w:r w:rsidR="006C272E">
          <w:t xml:space="preserve"> allergies</w:t>
        </w:r>
      </w:ins>
      <w:ins w:id="135" w:author="Steven Winters" w:date="2016-03-24T12:48:00Z">
        <w:r w:rsidR="005F257E">
          <w:t xml:space="preserve">. </w:t>
        </w:r>
      </w:ins>
    </w:p>
    <w:p w:rsidR="003B5124" w:rsidRPr="00DA1B36" w:rsidRDefault="00A07454" w:rsidP="003D2EC8">
      <w:pPr>
        <w:rPr>
          <w:ins w:id="136" w:author="Susan Clarke" w:date="2016-03-22T11:59:00Z"/>
        </w:rPr>
      </w:pPr>
      <w:ins w:id="137" w:author="Steven Winters" w:date="2016-03-24T12:48:00Z">
        <w:r>
          <w:t xml:space="preserve">While </w:t>
        </w:r>
      </w:ins>
      <w:ins w:id="138" w:author="Steven Winters" w:date="2016-03-24T12:51:00Z">
        <w:r w:rsidR="00B9786F">
          <w:t xml:space="preserve">there is a lack of scientific studies </w:t>
        </w:r>
      </w:ins>
      <w:ins w:id="139" w:author="Steven Winters" w:date="2016-03-24T13:09:00Z">
        <w:r w:rsidR="00AB24ED">
          <w:t>testing allergies in an aircraft cabin</w:t>
        </w:r>
      </w:ins>
      <w:ins w:id="140" w:author="Steven Winters" w:date="2016-03-24T12:48:00Z">
        <w:r>
          <w:t xml:space="preserve">, </w:t>
        </w:r>
      </w:ins>
      <w:ins w:id="141" w:author="Steven Winters" w:date="2016-03-24T13:09:00Z">
        <w:r w:rsidR="00AB24ED">
          <w:t xml:space="preserve">both expert reports provided evidence to </w:t>
        </w:r>
      </w:ins>
      <w:ins w:id="142" w:author="Steven Winters" w:date="2016-03-24T12:48:00Z">
        <w:r>
          <w:t xml:space="preserve">support the conclusion that the most </w:t>
        </w:r>
      </w:ins>
      <w:ins w:id="143" w:author="Steven Winters" w:date="2016-03-24T12:49:00Z">
        <w:del w:id="144" w:author="Donald" w:date="2016-03-25T16:47:00Z">
          <w:r w:rsidDel="00F32ACB">
            <w:delText xml:space="preserve">the mostly </w:delText>
          </w:r>
        </w:del>
        <w:r>
          <w:t>likely route of exposure causing an allergic reaction that could lead to anaphylaxis onboard an aircraft is via accidental ingestion</w:t>
        </w:r>
        <w:del w:id="145" w:author="Donald" w:date="2016-03-25T16:49:00Z">
          <w:r w:rsidDel="007A48CB">
            <w:delText>.</w:delText>
          </w:r>
          <w:r w:rsidR="00B9786F" w:rsidDel="007A48CB">
            <w:delText xml:space="preserve"> </w:delText>
          </w:r>
          <w:commentRangeStart w:id="146"/>
          <w:r w:rsidR="00B9786F" w:rsidDel="007A48CB">
            <w:delText xml:space="preserve">Reactions caused by inhalation are poorly documented and </w:delText>
          </w:r>
        </w:del>
      </w:ins>
      <w:ins w:id="147" w:author="Steven Winters" w:date="2016-03-24T13:11:00Z">
        <w:del w:id="148" w:author="Donald" w:date="2016-03-25T16:49:00Z">
          <w:r w:rsidR="009F2512" w:rsidDel="007A48CB">
            <w:delText>highly unlikely to cause an allergic reaction.</w:delText>
          </w:r>
        </w:del>
      </w:ins>
      <w:ins w:id="149" w:author="Susan Clarke" w:date="2016-03-22T11:59:00Z">
        <w:del w:id="150" w:author="Donald" w:date="2016-03-25T16:49:00Z">
          <w:r w:rsidR="003B5124" w:rsidDel="007A48CB">
            <w:delText xml:space="preserve">, </w:delText>
          </w:r>
        </w:del>
      </w:ins>
      <w:commentRangeEnd w:id="146"/>
      <w:del w:id="151" w:author="Donald" w:date="2016-03-25T16:49:00Z">
        <w:r w:rsidR="00F32ACB" w:rsidDel="007A48CB">
          <w:rPr>
            <w:rStyle w:val="CommentReference"/>
          </w:rPr>
          <w:commentReference w:id="146"/>
        </w:r>
      </w:del>
    </w:p>
    <w:p w:rsidR="003D2EC8" w:rsidRDefault="003D2EC8" w:rsidP="00E73CD2">
      <w:pPr>
        <w:pStyle w:val="Heading3"/>
      </w:pPr>
      <w:r w:rsidRPr="003D2EC8">
        <w:rPr>
          <w:bCs w:val="0"/>
        </w:rPr>
        <w:t>2.</w:t>
      </w:r>
      <w:r>
        <w:t xml:space="preserve"> The effectiveness of current risk-mitigation measures, as outlined in</w:t>
      </w:r>
      <w:r w:rsidR="00E73CD2">
        <w:t xml:space="preserve"> the Allergy Decision</w:t>
      </w:r>
    </w:p>
    <w:p w:rsidR="00BB0899" w:rsidRDefault="00BB0899" w:rsidP="003D2EC8">
      <w:pPr>
        <w:pStyle w:val="ListParagraph"/>
        <w:ind w:left="0"/>
      </w:pPr>
    </w:p>
    <w:p w:rsidR="00BB0899" w:rsidRDefault="00BB0899" w:rsidP="003D2EC8">
      <w:pPr>
        <w:pStyle w:val="ListParagraph"/>
        <w:ind w:left="0"/>
      </w:pPr>
      <w:r>
        <w:t xml:space="preserve">Current risk-mitigation measures as outlined in paragraph 64 of the Allergy Decision include: </w:t>
      </w:r>
    </w:p>
    <w:p w:rsidR="00BB0899" w:rsidRDefault="00BB0899" w:rsidP="003D2EC8">
      <w:pPr>
        <w:pStyle w:val="ListParagraph"/>
        <w:ind w:left="0"/>
      </w:pPr>
    </w:p>
    <w:p w:rsidR="00BB0899" w:rsidRDefault="00BB0899" w:rsidP="003D2EC8">
      <w:pPr>
        <w:pStyle w:val="ListParagraph"/>
        <w:ind w:left="0"/>
      </w:pPr>
      <w:r>
        <w:t>1. When at least 48-hour advance notice is provided to it by persons with disabilities due to their allergy to peanuts or nuts, Air Canada will create a buffer zone as follows for the passenger with a disability due to allergy to peanuts or nuts:</w:t>
      </w:r>
    </w:p>
    <w:p w:rsidR="00BB0899" w:rsidRDefault="00BB0899" w:rsidP="003D2EC8">
      <w:pPr>
        <w:pStyle w:val="ListParagraph"/>
        <w:ind w:left="0"/>
      </w:pPr>
    </w:p>
    <w:p w:rsidR="00BB0899" w:rsidRDefault="00BB0899" w:rsidP="00BB0899">
      <w:pPr>
        <w:pStyle w:val="ListParagraph"/>
        <w:numPr>
          <w:ilvl w:val="0"/>
          <w:numId w:val="22"/>
        </w:numPr>
      </w:pPr>
      <w:r>
        <w:t>for international wide-body aircraft executive class seating, the buffer zone will consist of the pod-seat occupied by the person with a disability due to their allergy to peanuts or nuts;</w:t>
      </w:r>
    </w:p>
    <w:p w:rsidR="00BB0899" w:rsidRDefault="00BB0899" w:rsidP="00BB0899">
      <w:pPr>
        <w:pStyle w:val="ListParagraph"/>
        <w:numPr>
          <w:ilvl w:val="0"/>
          <w:numId w:val="22"/>
        </w:numPr>
      </w:pPr>
      <w:r>
        <w:t>for North American business class seating, the buffer zone will consist of the bank of seats in which the person with a disability due to their allergy to peanuts or nuts is seated;</w:t>
      </w:r>
    </w:p>
    <w:p w:rsidR="00BB0899" w:rsidRDefault="00BB0899" w:rsidP="00BB0899">
      <w:pPr>
        <w:pStyle w:val="ListParagraph"/>
        <w:numPr>
          <w:ilvl w:val="0"/>
          <w:numId w:val="22"/>
        </w:numPr>
      </w:pPr>
      <w:r>
        <w:t>for economy class seating, the buffer zone will consist of the bank of seats in which the person with a disability due to their allergy to peanuts or nuts is seated, and the banks of seats directly in front of and behind the person. In areas where a bulkhead is either directly in front of or behind the bank of seats in which the person with a disability due to their allergy to peanuts or nuts is seated, the buffer zone will consist of the bulkhead, together with the bank of seats in which the person is sitting and the bank of seats directly in front of or behind the person (depending on the location of the bulkhead).</w:t>
      </w:r>
    </w:p>
    <w:p w:rsidR="00BB0899" w:rsidRDefault="00BB0899" w:rsidP="00BB0899">
      <w:r>
        <w:t>2. To only serve within the buffer zone snacks and meals which do not contain peanuts or nuts as visible or known components, but which may contain traces of peanuts or nuts as a result of cross-contamination.</w:t>
      </w:r>
    </w:p>
    <w:p w:rsidR="00BB0899" w:rsidRDefault="00BB0899" w:rsidP="00BB0899">
      <w:r>
        <w:t>3. To provide a briefing to passengers within the buffer zone that they must not eat peanuts or nuts, or foods which contain peanuts or nuts, and will only be served snacks and meals which do not contain peanuts or nuts.</w:t>
      </w:r>
    </w:p>
    <w:p w:rsidR="00372353" w:rsidRDefault="00372353" w:rsidP="00BB0899">
      <w:pPr>
        <w:rPr>
          <w:ins w:id="152" w:author="Susan Clarke" w:date="2016-03-22T11:47:00Z"/>
        </w:rPr>
      </w:pPr>
      <w:commentRangeStart w:id="153"/>
      <w:ins w:id="154" w:author="Susan Clarke" w:date="2016-03-22T11:47:00Z">
        <w:r>
          <w:t xml:space="preserve">In addition, </w:t>
        </w:r>
      </w:ins>
      <w:commentRangeEnd w:id="153"/>
      <w:ins w:id="155" w:author="Susan Clarke" w:date="2016-03-22T11:48:00Z">
        <w:r>
          <w:rPr>
            <w:rStyle w:val="CommentReference"/>
          </w:rPr>
          <w:commentReference w:id="153"/>
        </w:r>
        <w:r>
          <w:t xml:space="preserve">in paragraph </w:t>
        </w:r>
      </w:ins>
      <w:r w:rsidR="006C3832">
        <w:t>86</w:t>
      </w:r>
      <w:ins w:id="156" w:author="Susan Clarke" w:date="2016-03-22T11:48:00Z">
        <w:r>
          <w:t xml:space="preserve"> of the Allergy Decision, </w:t>
        </w:r>
      </w:ins>
      <w:ins w:id="157" w:author="Steven Winters" w:date="2016-03-24T13:13:00Z">
        <w:r w:rsidR="00C32194">
          <w:t xml:space="preserve">the Agency </w:t>
        </w:r>
      </w:ins>
      <w:ins w:id="158" w:author="Steven Winters" w:date="2016-03-24T13:16:00Z">
        <w:r w:rsidR="00E16E09">
          <w:t>recognized</w:t>
        </w:r>
      </w:ins>
      <w:ins w:id="159" w:author="Steven Winters" w:date="2016-03-24T13:15:00Z">
        <w:r w:rsidR="00E16E09">
          <w:t xml:space="preserve"> that persons </w:t>
        </w:r>
      </w:ins>
      <w:ins w:id="160" w:author="Steven Winters" w:date="2016-03-24T13:16:00Z">
        <w:r w:rsidR="00E16E09">
          <w:t>who have allergies, whether at the severe end</w:t>
        </w:r>
      </w:ins>
      <w:ins w:id="161" w:author="Donald" w:date="2016-03-25T16:50:00Z">
        <w:r w:rsidR="003C7884">
          <w:t>, or the less severe end</w:t>
        </w:r>
      </w:ins>
      <w:ins w:id="162" w:author="Steven Winters" w:date="2016-03-24T13:16:00Z">
        <w:r w:rsidR="00E16E09">
          <w:t xml:space="preserve"> of the spectrum</w:t>
        </w:r>
        <w:del w:id="163" w:author="Donald" w:date="2016-03-25T16:51:00Z">
          <w:r w:rsidR="00E16E09" w:rsidDel="003C7884">
            <w:delText xml:space="preserve"> or at the less severe end of the spectrum</w:delText>
          </w:r>
        </w:del>
        <w:r w:rsidR="00E16E09">
          <w:t xml:space="preserve">, must take measures in their daily lives to mitigate the risks of accidental exposure to allergens; </w:t>
        </w:r>
      </w:ins>
      <w:ins w:id="164" w:author="Steven Winters" w:date="2016-03-24T13:22:00Z">
        <w:r w:rsidR="00D8018D">
          <w:t>at the same time, t</w:t>
        </w:r>
        <w:r w:rsidR="00D8018D" w:rsidRPr="0059246D">
          <w:t>he measures taken also assumed that persons with allergies to peanuts or nuts would, when travelling by air, take the precautions that they would normally take in their day-today lives.</w:t>
        </w:r>
      </w:ins>
    </w:p>
    <w:p w:rsidR="0088392E" w:rsidRPr="007A598F" w:rsidRDefault="0088392E" w:rsidP="00BB0899">
      <w:r>
        <w:t xml:space="preserve">While this order was </w:t>
      </w:r>
      <w:r w:rsidR="00587FC7">
        <w:t xml:space="preserve">specifically </w:t>
      </w:r>
      <w:r>
        <w:t xml:space="preserve">against Air Canada as a result of several </w:t>
      </w:r>
      <w:r w:rsidR="00A5483B">
        <w:t>allergy-rela</w:t>
      </w:r>
      <w:r w:rsidR="00942E46">
        <w:t xml:space="preserve">ted </w:t>
      </w:r>
      <w:r>
        <w:t xml:space="preserve">complaints against it, several other air carriers, as noted in Appendix XX, have implemented all, or a </w:t>
      </w:r>
      <w:r w:rsidR="00A5483B">
        <w:t>mix</w:t>
      </w:r>
      <w:r>
        <w:t xml:space="preserve"> of </w:t>
      </w:r>
      <w:r w:rsidR="005B6863">
        <w:t>the above-mentioned mitigation measures.</w:t>
      </w:r>
      <w:del w:id="165" w:author="Steven Winters" w:date="2016-03-24T13:23:00Z">
        <w:r w:rsidR="005B6863" w:rsidDel="00A55EE0">
          <w:delText xml:space="preserve"> Feedback from consultations reveals that </w:delText>
        </w:r>
        <w:r w:rsidR="00942E46" w:rsidDel="00A55EE0">
          <w:delText xml:space="preserve">these </w:delText>
        </w:r>
        <w:r w:rsidR="005B6863" w:rsidDel="00A55EE0">
          <w:delText>air ca</w:delText>
        </w:r>
        <w:r w:rsidR="00942E46" w:rsidDel="00A55EE0">
          <w:delText xml:space="preserve">rriers are able to </w:delText>
        </w:r>
        <w:commentRangeStart w:id="166"/>
        <w:r w:rsidR="00942E46" w:rsidDel="00A55EE0">
          <w:delText>consistently provide the</w:delText>
        </w:r>
        <w:r w:rsidR="005B6863" w:rsidDel="00A55EE0">
          <w:delText xml:space="preserve"> accommodation </w:delText>
        </w:r>
        <w:r w:rsidR="00942E46" w:rsidDel="00A55EE0">
          <w:delText>measures</w:delText>
        </w:r>
        <w:commentRangeEnd w:id="166"/>
        <w:r w:rsidR="003B5124" w:rsidDel="00A55EE0">
          <w:rPr>
            <w:rStyle w:val="CommentReference"/>
          </w:rPr>
          <w:commentReference w:id="166"/>
        </w:r>
        <w:r w:rsidR="00942E46" w:rsidDel="00A55EE0">
          <w:delText>.</w:delText>
        </w:r>
        <w:r w:rsidR="005B6863" w:rsidDel="00A55EE0">
          <w:delText xml:space="preserve"> </w:delText>
        </w:r>
        <w:commentRangeStart w:id="167"/>
        <w:r w:rsidR="00234E4D" w:rsidDel="00A55EE0">
          <w:delText>Other large air carriers who have allergy policies have also indicated that they are able to accommodate passengers, upon request</w:delText>
        </w:r>
        <w:commentRangeEnd w:id="167"/>
        <w:r w:rsidR="00372353" w:rsidDel="00A55EE0">
          <w:rPr>
            <w:rStyle w:val="CommentReference"/>
          </w:rPr>
          <w:commentReference w:id="167"/>
        </w:r>
      </w:del>
      <w:r w:rsidR="00234E4D">
        <w:t xml:space="preserve">. </w:t>
      </w:r>
      <w:r w:rsidR="00942E46">
        <w:t xml:space="preserve">The number of allergy-related complaints against air carriers </w:t>
      </w:r>
      <w:commentRangeStart w:id="168"/>
      <w:r w:rsidR="00942E46">
        <w:t xml:space="preserve">remains low since </w:t>
      </w:r>
      <w:commentRangeEnd w:id="168"/>
      <w:r w:rsidR="00B8598B">
        <w:rPr>
          <w:rStyle w:val="CommentReference"/>
        </w:rPr>
        <w:commentReference w:id="168"/>
      </w:r>
      <w:r w:rsidR="00942E46">
        <w:t>the i</w:t>
      </w:r>
      <w:r w:rsidR="00381AD6">
        <w:t>ssuance of the Allergy Decision</w:t>
      </w:r>
      <w:ins w:id="169" w:author="Steven Winters" w:date="2016-03-24T13:42:00Z">
        <w:r w:rsidR="009F3F22">
          <w:t xml:space="preserve">. A couple of air carriers indicated a reduction of complaints, year over year, while others reported no complaints. </w:t>
        </w:r>
      </w:ins>
      <w:del w:id="170" w:author="Steven Winters" w:date="2016-03-24T13:42:00Z">
        <w:r w:rsidR="00381AD6" w:rsidDel="009F3F22">
          <w:delText xml:space="preserve"> and </w:delText>
        </w:r>
      </w:del>
      <w:ins w:id="171" w:author="Steven Winters" w:date="2016-03-24T13:42:00Z">
        <w:r w:rsidR="009F3F22">
          <w:t>S</w:t>
        </w:r>
      </w:ins>
      <w:ins w:id="172" w:author="Steven Winters" w:date="2016-03-24T13:40:00Z">
        <w:r w:rsidR="00E713FE">
          <w:t>ince 2013, the Agency has not issued any allergy-related decisions.</w:t>
        </w:r>
      </w:ins>
      <w:del w:id="173" w:author="Steven Winters" w:date="2016-03-24T13:41:00Z">
        <w:r w:rsidR="00381AD6" w:rsidDel="00E713FE">
          <w:delText xml:space="preserve">the Agency has not </w:delText>
        </w:r>
      </w:del>
      <w:commentRangeStart w:id="174"/>
      <w:del w:id="175" w:author="Steven Winters" w:date="2016-03-24T13:38:00Z">
        <w:r w:rsidR="00381AD6" w:rsidDel="00E713FE">
          <w:delText>received</w:delText>
        </w:r>
        <w:commentRangeEnd w:id="174"/>
        <w:r w:rsidR="00372353" w:rsidDel="00E713FE">
          <w:rPr>
            <w:rStyle w:val="CommentReference"/>
          </w:rPr>
          <w:commentReference w:id="174"/>
        </w:r>
        <w:r w:rsidR="00381AD6" w:rsidDel="00E713FE">
          <w:delText xml:space="preserve"> </w:delText>
        </w:r>
      </w:del>
      <w:del w:id="176" w:author="Steven Winters" w:date="2016-03-24T13:41:00Z">
        <w:r w:rsidR="00381AD6" w:rsidDel="00E713FE">
          <w:delText>a formal complaint since 2013</w:delText>
        </w:r>
      </w:del>
      <w:r w:rsidR="0056790B">
        <w:t xml:space="preserve"> </w:t>
      </w:r>
      <w:r w:rsidR="0056790B" w:rsidRPr="0056790B">
        <w:rPr>
          <w:b/>
        </w:rPr>
        <w:t>(Sue: I will check this in AppInfo, but I seem to recall Rosenbaum is the last formal complaint that is peanut/nut/sesame seed-related</w:t>
      </w:r>
      <w:r w:rsidR="0056790B">
        <w:rPr>
          <w:b/>
        </w:rPr>
        <w:t>. I thought it would be useful to have this information to show that there are few complaints</w:t>
      </w:r>
      <w:r w:rsidR="0056790B" w:rsidRPr="0056790B">
        <w:rPr>
          <w:b/>
        </w:rPr>
        <w:t>)</w:t>
      </w:r>
      <w:r w:rsidR="00381AD6" w:rsidRPr="0056790B">
        <w:rPr>
          <w:b/>
        </w:rPr>
        <w:t>.</w:t>
      </w:r>
      <w:r w:rsidR="0056790B">
        <w:rPr>
          <w:b/>
        </w:rPr>
        <w:t xml:space="preserve"> </w:t>
      </w:r>
    </w:p>
    <w:p w:rsidR="005D222D" w:rsidRDefault="00A21969" w:rsidP="003D2EC8">
      <w:pPr>
        <w:pStyle w:val="ListParagraph"/>
        <w:ind w:left="0"/>
      </w:pPr>
      <w:r>
        <w:t>While none of the major air carriers suggested changes to the mitigation measures outlined in the Allergy Decision</w:t>
      </w:r>
      <w:ins w:id="177" w:author="Susan Clarke" w:date="2016-03-22T11:56:00Z">
        <w:del w:id="178" w:author="Steven Winters" w:date="2016-03-24T13:38:00Z">
          <w:r w:rsidR="003B5124" w:rsidDel="00E713FE">
            <w:delText xml:space="preserve"> </w:delText>
          </w:r>
          <w:commentRangeStart w:id="179"/>
          <w:r w:rsidR="003B5124" w:rsidDel="00E713FE">
            <w:delText>which implies they are working well</w:delText>
          </w:r>
        </w:del>
      </w:ins>
      <w:commentRangeEnd w:id="179"/>
      <w:del w:id="180" w:author="Steven Winters" w:date="2016-03-24T13:38:00Z">
        <w:r w:rsidR="0013177B" w:rsidDel="00E713FE">
          <w:rPr>
            <w:rStyle w:val="CommentReference"/>
          </w:rPr>
          <w:commentReference w:id="179"/>
        </w:r>
      </w:del>
      <w:r>
        <w:t>, Air Canada recommended</w:t>
      </w:r>
      <w:r w:rsidR="00587FC7">
        <w:t xml:space="preserve"> that</w:t>
      </w:r>
      <w:r>
        <w:t>, given both expert reports noted that there is no evidence that peanuts, nuts or sesame seeds can aerosolize, and that the risk of anaphylaxis is based on accidental ingestion or contact causing contamination and accidental ingestion,</w:t>
      </w:r>
      <w:r w:rsidR="00587FC7">
        <w:t xml:space="preserve"> the buffer zone accommodation </w:t>
      </w:r>
      <w:r>
        <w:t xml:space="preserve">should </w:t>
      </w:r>
      <w:r w:rsidR="00587FC7">
        <w:t>be modified</w:t>
      </w:r>
      <w:r w:rsidR="003B5124">
        <w:t>. Air Canada suggest</w:t>
      </w:r>
      <w:r w:rsidR="00054286">
        <w:t>ed</w:t>
      </w:r>
      <w:r w:rsidR="003B5124">
        <w:t xml:space="preserve"> that the buffer zone be limited</w:t>
      </w:r>
      <w:r w:rsidR="00587FC7">
        <w:t xml:space="preserve"> to the bank of seat</w:t>
      </w:r>
      <w:r w:rsidR="00C21134">
        <w:t xml:space="preserve"> within which</w:t>
      </w:r>
      <w:r w:rsidR="00587FC7">
        <w:t xml:space="preserve"> the passenger is sitting</w:t>
      </w:r>
      <w:del w:id="181" w:author="Steven Winters" w:date="2016-03-24T13:57:00Z">
        <w:r w:rsidR="00587FC7" w:rsidDel="00515F95">
          <w:delText xml:space="preserve"> </w:delText>
        </w:r>
      </w:del>
      <w:r w:rsidR="00587FC7">
        <w:t>.</w:t>
      </w:r>
      <w:ins w:id="182" w:author="Steven Winters" w:date="2016-03-24T13:57:00Z">
        <w:r w:rsidR="00515F95">
          <w:t xml:space="preserve"> This modification was also proposed by the Canadian </w:t>
        </w:r>
      </w:ins>
      <w:ins w:id="183" w:author="Steven Winters" w:date="2016-03-24T13:58:00Z">
        <w:r w:rsidR="00515F95">
          <w:t>Society of Allergy and Clinical Immunology</w:t>
        </w:r>
      </w:ins>
      <w:ins w:id="184" w:author="Steven Winters" w:date="2016-03-24T14:12:00Z">
        <w:r w:rsidR="003444A9">
          <w:t xml:space="preserve">, </w:t>
        </w:r>
      </w:ins>
      <w:ins w:id="185" w:author="Steven Winters" w:date="2016-03-24T14:14:00Z">
        <w:r w:rsidR="003444A9">
          <w:t>which stated that it would support defining the buffer zone as the row of seats the allergic passenger is seated in.</w:t>
        </w:r>
      </w:ins>
    </w:p>
    <w:p w:rsidR="005D222D" w:rsidRDefault="005D222D" w:rsidP="003D2EC8">
      <w:pPr>
        <w:pStyle w:val="ListParagraph"/>
        <w:ind w:left="0"/>
      </w:pPr>
    </w:p>
    <w:p w:rsidR="001F08DD" w:rsidRDefault="001F08DD" w:rsidP="001F08DD">
      <w:pPr>
        <w:pStyle w:val="ListParagraph"/>
        <w:ind w:left="0"/>
        <w:rPr>
          <w:ins w:id="186" w:author="Steven Winters" w:date="2016-03-24T13:43:00Z"/>
        </w:rPr>
      </w:pPr>
      <w:commentRangeStart w:id="187"/>
      <w:ins w:id="188" w:author="Steven Winters" w:date="2016-03-24T13:43:00Z">
        <w:r>
          <w:t>As noted above, the mostly likely route of exposure causing an allergic reaction that could lead to anaphylaxis onboard an aircraft is via accidental ingestion. In establishing the buffer zone as the appropriate accommodation for persons with allergies to peanuts and nuts in the Allergy Decision, the Agency relied on information and evidence that was available at the time. Dr. Greenhawt’s Report, however, indicates that the effectiveness of a buffer zone, as described in the Allergy Decision, is an untested accommodation</w:t>
        </w:r>
      </w:ins>
      <w:ins w:id="189" w:author="Steven Winters" w:date="2016-03-24T13:59:00Z">
        <w:r w:rsidR="00192C26">
          <w:t>,</w:t>
        </w:r>
      </w:ins>
      <w:ins w:id="190" w:author="Steven Winters" w:date="2016-03-24T14:10:00Z">
        <w:r w:rsidR="00495D00">
          <w:t xml:space="preserve"> i</w:t>
        </w:r>
      </w:ins>
      <w:ins w:id="191" w:author="Steven Winters" w:date="2016-03-24T14:11:00Z">
        <w:r w:rsidR="00495D00">
          <w:t>s</w:t>
        </w:r>
      </w:ins>
      <w:ins w:id="192" w:author="Steven Winters" w:date="2016-03-24T14:10:00Z">
        <w:r w:rsidR="00495D00">
          <w:t xml:space="preserve"> not used outside of Canada and the Unite</w:t>
        </w:r>
      </w:ins>
      <w:ins w:id="193" w:author="Steven Winters" w:date="2016-03-24T14:11:00Z">
        <w:r w:rsidR="00495D00">
          <w:t>d States (only with a handful o</w:t>
        </w:r>
      </w:ins>
      <w:ins w:id="194" w:author="Steven Winters" w:date="2016-03-24T14:12:00Z">
        <w:r w:rsidR="00495D00">
          <w:t>f</w:t>
        </w:r>
      </w:ins>
      <w:ins w:id="195" w:author="Steven Winters" w:date="2016-03-24T14:11:00Z">
        <w:r w:rsidR="00495D00">
          <w:t xml:space="preserve"> US carriers and upon request),</w:t>
        </w:r>
      </w:ins>
      <w:ins w:id="196" w:author="Steven Winters" w:date="2016-03-24T13:59:00Z">
        <w:r w:rsidR="00192C26">
          <w:t xml:space="preserve"> </w:t>
        </w:r>
      </w:ins>
      <w:ins w:id="197" w:author="Steven Winters" w:date="2016-03-24T13:43:00Z">
        <w:r>
          <w:t xml:space="preserve">and more than likely does very little to reduce the risk of having an allergic reaction. It may, however, provide some psychological reassurance to passengers with allergies to peanuts, nut and sesame seeds. </w:t>
        </w:r>
        <w:del w:id="198" w:author="Donald" w:date="2016-03-25T17:05:00Z">
          <w:r w:rsidDel="00B922BC">
            <w:delText>That being said, the use of a buffer zone is now an ingrained practice for several large, domestic air carriers, including Air Canada</w:delText>
          </w:r>
        </w:del>
        <w:del w:id="199" w:author="Donald" w:date="2016-03-25T17:04:00Z">
          <w:r w:rsidDel="00B922BC">
            <w:delText>,</w:delText>
          </w:r>
        </w:del>
        <w:del w:id="200" w:author="Donald" w:date="2016-03-25T17:05:00Z">
          <w:r w:rsidDel="00B922BC">
            <w:delText xml:space="preserve"> who is required to provide this accommodation as part of an order</w:delText>
          </w:r>
          <w:commentRangeEnd w:id="187"/>
          <w:r w:rsidDel="00B922BC">
            <w:rPr>
              <w:rStyle w:val="CommentReference"/>
            </w:rPr>
            <w:commentReference w:id="187"/>
          </w:r>
          <w:r w:rsidDel="00B922BC">
            <w:delText>.</w:delText>
          </w:r>
        </w:del>
      </w:ins>
    </w:p>
    <w:p w:rsidR="001F08DD" w:rsidRDefault="001F08DD" w:rsidP="003D2EC8">
      <w:pPr>
        <w:pStyle w:val="ListParagraph"/>
        <w:ind w:left="0"/>
        <w:rPr>
          <w:ins w:id="201" w:author="Steven Winters" w:date="2016-03-24T13:43:00Z"/>
        </w:rPr>
      </w:pPr>
    </w:p>
    <w:p w:rsidR="001F08DD" w:rsidRDefault="001F08DD" w:rsidP="003D2EC8">
      <w:pPr>
        <w:pStyle w:val="ListParagraph"/>
        <w:ind w:left="0"/>
        <w:rPr>
          <w:ins w:id="202" w:author="Steven Winters" w:date="2016-03-24T13:43:00Z"/>
        </w:rPr>
      </w:pPr>
    </w:p>
    <w:p w:rsidR="00587FC7" w:rsidDel="001F08DD" w:rsidRDefault="00AE2243" w:rsidP="003D2EC8">
      <w:pPr>
        <w:pStyle w:val="ListParagraph"/>
        <w:ind w:left="0"/>
        <w:rPr>
          <w:del w:id="203" w:author="Steven Winters" w:date="2016-03-24T13:44:00Z"/>
        </w:rPr>
      </w:pPr>
      <w:commentRangeStart w:id="204"/>
      <w:del w:id="205" w:author="Steven Winters" w:date="2016-03-24T13:44:00Z">
        <w:r w:rsidDel="001F08DD">
          <w:delText xml:space="preserve">Evidence from Dr. Greenhawt’s Report indicates that without proper scientific testing necessitating the use, placement and configuration of a buffer zone, it is difficult to recommend it. </w:delText>
        </w:r>
        <w:commentRangeEnd w:id="204"/>
        <w:r w:rsidR="003B5124" w:rsidDel="001F08DD">
          <w:rPr>
            <w:rStyle w:val="CommentReference"/>
          </w:rPr>
          <w:commentReference w:id="204"/>
        </w:r>
        <w:r w:rsidR="006C3832" w:rsidDel="001F08DD">
          <w:delText>Dr. Greenhawt's Report notes that a buffer zone, while scientifically untested, provides comfort and psychological accommodation rather than a physiologic one.</w:delText>
        </w:r>
      </w:del>
    </w:p>
    <w:p w:rsidR="00C8690A" w:rsidDel="001F08DD" w:rsidRDefault="00C8690A" w:rsidP="003D2EC8">
      <w:pPr>
        <w:pStyle w:val="ListParagraph"/>
        <w:ind w:left="0"/>
        <w:rPr>
          <w:del w:id="206" w:author="Steven Winters" w:date="2016-03-24T13:44:00Z"/>
        </w:rPr>
      </w:pPr>
    </w:p>
    <w:p w:rsidR="00A21969" w:rsidDel="0091587C" w:rsidRDefault="00A21969" w:rsidP="003D2EC8">
      <w:pPr>
        <w:pStyle w:val="ListParagraph"/>
        <w:ind w:left="0"/>
        <w:rPr>
          <w:del w:id="207" w:author="Donald" w:date="2016-03-25T17:16:00Z"/>
        </w:rPr>
      </w:pPr>
    </w:p>
    <w:p w:rsidR="00D803DA" w:rsidRDefault="00D803DA" w:rsidP="003D2EC8">
      <w:pPr>
        <w:pStyle w:val="ListParagraph"/>
        <w:ind w:left="0"/>
      </w:pPr>
    </w:p>
    <w:p w:rsidR="00D803DA" w:rsidRDefault="00C8690A" w:rsidP="003D2EC8">
      <w:pPr>
        <w:pStyle w:val="ListParagraph"/>
        <w:ind w:left="0"/>
      </w:pPr>
      <w:r>
        <w:t>S</w:t>
      </w:r>
      <w:r w:rsidR="00D803DA">
        <w:t>ome allergy associations see val</w:t>
      </w:r>
      <w:r w:rsidR="00A10373">
        <w:t>ue in the use of a buffer zone</w:t>
      </w:r>
      <w:r w:rsidR="0056790B">
        <w:t xml:space="preserve"> as a starting point for risk reduction</w:t>
      </w:r>
      <w:r w:rsidR="00192CD3">
        <w:t>, despite the noted lack of scientific evidence supporting its function</w:t>
      </w:r>
      <w:r w:rsidR="0056790B">
        <w:t>.</w:t>
      </w:r>
      <w:r w:rsidR="00D51A9B" w:rsidRPr="00D51A9B">
        <w:t xml:space="preserve"> </w:t>
      </w:r>
      <w:r w:rsidR="00D51A9B">
        <w:t xml:space="preserve">A number of allergy associations supported modifications to the buffer zone, either by extending the size or making it a fixed location on the aircraft. Only one association, the </w:t>
      </w:r>
      <w:r w:rsidR="006F772F">
        <w:t xml:space="preserve">CSACI, </w:t>
      </w:r>
      <w:r w:rsidR="00D51A9B">
        <w:t>viewed</w:t>
      </w:r>
      <w:r w:rsidR="00276AFB">
        <w:t xml:space="preserve"> the buffer zone as mainly a psychological reassurance for the aller</w:t>
      </w:r>
      <w:r w:rsidR="008A7867">
        <w:t>gic passenger</w:t>
      </w:r>
      <w:r w:rsidR="00276AFB">
        <w:t xml:space="preserve">. </w:t>
      </w:r>
      <w:r w:rsidR="00181906">
        <w:t>This view echoes</w:t>
      </w:r>
      <w:r w:rsidR="00130A70">
        <w:t xml:space="preserve"> the observation made in</w:t>
      </w:r>
      <w:r w:rsidR="00181906">
        <w:t xml:space="preserve"> </w:t>
      </w:r>
      <w:commentRangeStart w:id="208"/>
      <w:r w:rsidR="00181906">
        <w:t>Dr. Greenhawt’s Report that a buffer zone is likely a measure of comfort and psychological accommodation rather than a physiologic one.</w:t>
      </w:r>
      <w:r w:rsidR="00192CD3">
        <w:t xml:space="preserve"> </w:t>
      </w:r>
      <w:commentRangeEnd w:id="208"/>
      <w:r w:rsidR="009B1D17">
        <w:rPr>
          <w:rStyle w:val="CommentReference"/>
        </w:rPr>
        <w:commentReference w:id="208"/>
      </w:r>
    </w:p>
    <w:p w:rsidR="00130A70" w:rsidRDefault="00130A70" w:rsidP="003D2EC8">
      <w:pPr>
        <w:pStyle w:val="ListParagraph"/>
        <w:ind w:left="0"/>
      </w:pPr>
    </w:p>
    <w:p w:rsidR="005607ED" w:rsidRDefault="00130A70" w:rsidP="003D2EC8">
      <w:pPr>
        <w:pStyle w:val="ListParagraph"/>
        <w:ind w:left="0"/>
        <w:rPr>
          <w:ins w:id="209" w:author="Steven Winters" w:date="2016-03-24T13:45:00Z"/>
        </w:rPr>
      </w:pPr>
      <w:r>
        <w:t xml:space="preserve">Both expert reports noted positive correlations with reduced risk of exposure when </w:t>
      </w:r>
      <w:commentRangeStart w:id="210"/>
      <w:r>
        <w:t xml:space="preserve">some of the </w:t>
      </w:r>
      <w:r w:rsidR="005607ED">
        <w:t>measures</w:t>
      </w:r>
      <w:r>
        <w:t xml:space="preserve"> </w:t>
      </w:r>
      <w:commentRangeEnd w:id="210"/>
      <w:r w:rsidR="009B1D17">
        <w:rPr>
          <w:rStyle w:val="CommentReference"/>
        </w:rPr>
        <w:commentReference w:id="210"/>
      </w:r>
      <w:r>
        <w:t>outlined in the Allergy Decision were employed, including the request of a buffer zone, the request of an announcement (whether in the buffer zone or cabin-wide), and requesting</w:t>
      </w:r>
      <w:r w:rsidR="006E3742">
        <w:t xml:space="preserve"> or receiving</w:t>
      </w:r>
      <w:r>
        <w:t xml:space="preserve"> a nut-free meal. </w:t>
      </w:r>
      <w:ins w:id="211" w:author="Steven Winters" w:date="2016-03-24T13:48:00Z">
        <w:r w:rsidR="00AD6F08">
          <w:t>Other strategies</w:t>
        </w:r>
      </w:ins>
      <w:ins w:id="212" w:author="Steven Winters" w:date="2016-03-24T13:44:00Z">
        <w:r w:rsidR="00CC0C8C">
          <w:t xml:space="preserve"> that were identified in a 2013</w:t>
        </w:r>
      </w:ins>
      <w:ins w:id="213" w:author="Steven Winters" w:date="2016-03-24T13:49:00Z">
        <w:r w:rsidR="00882FEC">
          <w:t xml:space="preserve"> conducted by Dr.</w:t>
        </w:r>
      </w:ins>
      <w:ins w:id="214" w:author="Steven Winters" w:date="2016-03-24T13:50:00Z">
        <w:r w:rsidR="00882FEC">
          <w:t xml:space="preserve"> Greenhawt</w:t>
        </w:r>
      </w:ins>
      <w:ins w:id="215" w:author="Steven Winters" w:date="2016-03-24T13:44:00Z">
        <w:r w:rsidR="00CC0C8C">
          <w:t xml:space="preserve"> </w:t>
        </w:r>
      </w:ins>
      <w:ins w:id="216" w:author="Steven Winters" w:date="2016-03-24T13:45:00Z">
        <w:r w:rsidR="00CC0C8C">
          <w:t>include</w:t>
        </w:r>
      </w:ins>
      <w:ins w:id="217" w:author="Steven Winters" w:date="2016-03-24T13:44:00Z">
        <w:r w:rsidR="00CC0C8C">
          <w:t>:</w:t>
        </w:r>
      </w:ins>
    </w:p>
    <w:p w:rsidR="00CC0C8C" w:rsidRDefault="00CC0C8C" w:rsidP="003D2EC8">
      <w:pPr>
        <w:pStyle w:val="ListParagraph"/>
        <w:ind w:left="0"/>
        <w:rPr>
          <w:ins w:id="218" w:author="Steven Winters" w:date="2016-03-24T13:45:00Z"/>
        </w:rPr>
      </w:pPr>
    </w:p>
    <w:p w:rsidR="00CC0C8C" w:rsidRDefault="00CC0C8C">
      <w:pPr>
        <w:pStyle w:val="ListParagraph"/>
        <w:numPr>
          <w:ilvl w:val="0"/>
          <w:numId w:val="24"/>
        </w:numPr>
        <w:rPr>
          <w:ins w:id="219" w:author="Steven Winters" w:date="2016-03-24T13:46:00Z"/>
        </w:rPr>
        <w:pPrChange w:id="220" w:author="Steven Winters" w:date="2016-03-24T13:45:00Z">
          <w:pPr>
            <w:pStyle w:val="ListParagraph"/>
            <w:ind w:left="0"/>
          </w:pPr>
        </w:pPrChange>
      </w:pPr>
      <w:ins w:id="221" w:author="Steven Winters" w:date="2016-03-24T13:45:00Z">
        <w:r>
          <w:t>Making any request of the airline regarding accommodating a peanut/tree nut allergic traveller;</w:t>
        </w:r>
      </w:ins>
    </w:p>
    <w:p w:rsidR="00D946FF" w:rsidRDefault="00D946FF">
      <w:pPr>
        <w:pStyle w:val="ListParagraph"/>
        <w:numPr>
          <w:ilvl w:val="0"/>
          <w:numId w:val="24"/>
        </w:numPr>
        <w:rPr>
          <w:ins w:id="222" w:author="Steven Winters" w:date="2016-03-24T13:46:00Z"/>
        </w:rPr>
        <w:pPrChange w:id="223" w:author="Steven Winters" w:date="2016-03-24T13:45:00Z">
          <w:pPr>
            <w:pStyle w:val="ListParagraph"/>
            <w:ind w:left="0"/>
          </w:pPr>
        </w:pPrChange>
      </w:pPr>
      <w:ins w:id="224" w:author="Steven Winters" w:date="2016-03-24T13:46:00Z">
        <w:r>
          <w:t>Requesting a buffer zone (the extent of the buffer zone was not formally defined)*</w:t>
        </w:r>
      </w:ins>
      <w:ins w:id="225" w:author="Steven Winters" w:date="2016-03-24T13:47:00Z">
        <w:r>
          <w:t>;</w:t>
        </w:r>
      </w:ins>
    </w:p>
    <w:p w:rsidR="00D946FF" w:rsidRDefault="00D946FF">
      <w:pPr>
        <w:pStyle w:val="ListParagraph"/>
        <w:numPr>
          <w:ilvl w:val="0"/>
          <w:numId w:val="24"/>
        </w:numPr>
        <w:rPr>
          <w:ins w:id="226" w:author="Steven Winters" w:date="2016-03-24T13:45:00Z"/>
        </w:rPr>
        <w:pPrChange w:id="227" w:author="Steven Winters" w:date="2016-03-24T13:45:00Z">
          <w:pPr>
            <w:pStyle w:val="ListParagraph"/>
            <w:ind w:left="0"/>
          </w:pPr>
        </w:pPrChange>
      </w:pPr>
      <w:ins w:id="228" w:author="Steven Winters" w:date="2016-03-24T13:47:00Z">
        <w:r>
          <w:t>Requesting an announcement that passengers not eat peanut/tree nut containing goods*;</w:t>
        </w:r>
      </w:ins>
    </w:p>
    <w:p w:rsidR="00CC0C8C" w:rsidRDefault="00CC0C8C">
      <w:pPr>
        <w:pStyle w:val="ListParagraph"/>
        <w:numPr>
          <w:ilvl w:val="0"/>
          <w:numId w:val="24"/>
        </w:numPr>
        <w:rPr>
          <w:ins w:id="229" w:author="Steven Winters" w:date="2016-03-24T13:45:00Z"/>
        </w:rPr>
        <w:pPrChange w:id="230" w:author="Steven Winters" w:date="2016-03-24T13:45:00Z">
          <w:pPr>
            <w:pStyle w:val="ListParagraph"/>
            <w:ind w:left="0"/>
          </w:pPr>
        </w:pPrChange>
      </w:pPr>
      <w:ins w:id="231" w:author="Steven Winters" w:date="2016-03-24T13:45:00Z">
        <w:r>
          <w:t>Requesting a peanut/tree nut free meal;</w:t>
        </w:r>
      </w:ins>
    </w:p>
    <w:p w:rsidR="00CC0C8C" w:rsidRDefault="00CC0C8C">
      <w:pPr>
        <w:pStyle w:val="ListParagraph"/>
        <w:numPr>
          <w:ilvl w:val="0"/>
          <w:numId w:val="24"/>
        </w:numPr>
        <w:rPr>
          <w:ins w:id="232" w:author="Steven Winters" w:date="2016-03-24T13:46:00Z"/>
        </w:rPr>
        <w:pPrChange w:id="233" w:author="Steven Winters" w:date="2016-03-24T13:45:00Z">
          <w:pPr>
            <w:pStyle w:val="ListParagraph"/>
            <w:ind w:left="0"/>
          </w:pPr>
        </w:pPrChange>
      </w:pPr>
      <w:ins w:id="234" w:author="Steven Winters" w:date="2016-03-24T13:46:00Z">
        <w:r>
          <w:t>Wiping their tray table;</w:t>
        </w:r>
      </w:ins>
    </w:p>
    <w:p w:rsidR="00CC0C8C" w:rsidRDefault="00CC0C8C">
      <w:pPr>
        <w:pStyle w:val="ListParagraph"/>
        <w:numPr>
          <w:ilvl w:val="0"/>
          <w:numId w:val="24"/>
        </w:numPr>
        <w:rPr>
          <w:ins w:id="235" w:author="Steven Winters" w:date="2016-03-24T13:46:00Z"/>
        </w:rPr>
        <w:pPrChange w:id="236" w:author="Steven Winters" w:date="2016-03-24T13:45:00Z">
          <w:pPr>
            <w:pStyle w:val="ListParagraph"/>
            <w:ind w:left="0"/>
          </w:pPr>
        </w:pPrChange>
      </w:pPr>
      <w:ins w:id="237" w:author="Steven Winters" w:date="2016-03-24T13:46:00Z">
        <w:r>
          <w:t>Brining their own food from home;</w:t>
        </w:r>
      </w:ins>
    </w:p>
    <w:p w:rsidR="00CC0C8C" w:rsidRDefault="00CC0C8C">
      <w:pPr>
        <w:pStyle w:val="ListParagraph"/>
        <w:numPr>
          <w:ilvl w:val="0"/>
          <w:numId w:val="24"/>
        </w:numPr>
        <w:rPr>
          <w:ins w:id="238" w:author="Steven Winters" w:date="2016-03-24T13:46:00Z"/>
        </w:rPr>
        <w:pPrChange w:id="239" w:author="Steven Winters" w:date="2016-03-24T13:45:00Z">
          <w:pPr>
            <w:pStyle w:val="ListParagraph"/>
            <w:ind w:left="0"/>
          </w:pPr>
        </w:pPrChange>
      </w:pPr>
      <w:ins w:id="240" w:author="Steven Winters" w:date="2016-03-24T13:46:00Z">
        <w:r>
          <w:t>Avoiding use of airline provided pillows; and</w:t>
        </w:r>
      </w:ins>
    </w:p>
    <w:p w:rsidR="00CC0C8C" w:rsidRDefault="00CC0C8C">
      <w:pPr>
        <w:pStyle w:val="ListParagraph"/>
        <w:numPr>
          <w:ilvl w:val="0"/>
          <w:numId w:val="24"/>
        </w:numPr>
        <w:pPrChange w:id="241" w:author="Steven Winters" w:date="2016-03-24T13:45:00Z">
          <w:pPr>
            <w:pStyle w:val="ListParagraph"/>
            <w:ind w:left="0"/>
          </w:pPr>
        </w:pPrChange>
      </w:pPr>
      <w:ins w:id="242" w:author="Steven Winters" w:date="2016-03-24T13:46:00Z">
        <w:r>
          <w:t>Avoiding use of airline provided blankets</w:t>
        </w:r>
      </w:ins>
    </w:p>
    <w:p w:rsidR="005607ED" w:rsidRDefault="005607ED" w:rsidP="003D2EC8">
      <w:pPr>
        <w:pStyle w:val="ListParagraph"/>
        <w:ind w:left="0"/>
      </w:pPr>
    </w:p>
    <w:p w:rsidR="00D946FF" w:rsidRDefault="00D946FF" w:rsidP="005607ED">
      <w:pPr>
        <w:pStyle w:val="ListParagraph"/>
        <w:ind w:left="0"/>
        <w:rPr>
          <w:ins w:id="243" w:author="Steven Winters" w:date="2016-03-24T13:47:00Z"/>
        </w:rPr>
      </w:pPr>
      <w:ins w:id="244" w:author="Steven Winters" w:date="2016-03-24T13:47:00Z">
        <w:r>
          <w:t>*Denotes accommodation measures included in Allergy Decision</w:t>
        </w:r>
      </w:ins>
    </w:p>
    <w:p w:rsidR="00D946FF" w:rsidRDefault="00D946FF" w:rsidP="005607ED">
      <w:pPr>
        <w:pStyle w:val="ListParagraph"/>
        <w:ind w:left="0"/>
        <w:rPr>
          <w:ins w:id="245" w:author="Steven Winters" w:date="2016-03-24T13:47:00Z"/>
        </w:rPr>
      </w:pPr>
    </w:p>
    <w:p w:rsidR="00AD6F08" w:rsidRDefault="00AD6F08" w:rsidP="005607ED">
      <w:pPr>
        <w:pStyle w:val="ListParagraph"/>
        <w:ind w:left="0"/>
        <w:rPr>
          <w:ins w:id="246" w:author="Steven Winters" w:date="2016-03-24T13:48:00Z"/>
        </w:rPr>
      </w:pPr>
      <w:commentRangeStart w:id="247"/>
      <w:ins w:id="248" w:author="Steven Winters" w:date="2016-03-24T13:48:00Z">
        <w:r>
          <w:t xml:space="preserve">These strategies were </w:t>
        </w:r>
      </w:ins>
      <w:ins w:id="249" w:author="Steven Winters" w:date="2016-03-24T13:50:00Z">
        <w:r w:rsidR="007140C0">
          <w:t xml:space="preserve">presented as the most effective </w:t>
        </w:r>
      </w:ins>
      <w:ins w:id="250" w:author="Steven Winters" w:date="2016-03-24T13:51:00Z">
        <w:r w:rsidR="007140C0">
          <w:t>ones associated with lower odds of reporting an in-flight allergic reaction.</w:t>
        </w:r>
      </w:ins>
      <w:commentRangeEnd w:id="247"/>
      <w:r w:rsidR="003B493A">
        <w:rPr>
          <w:rStyle w:val="CommentReference"/>
        </w:rPr>
        <w:commentReference w:id="247"/>
      </w:r>
    </w:p>
    <w:p w:rsidR="00AD6F08" w:rsidRDefault="00AD6F08" w:rsidP="005607ED">
      <w:pPr>
        <w:pStyle w:val="ListParagraph"/>
        <w:ind w:left="0"/>
        <w:rPr>
          <w:ins w:id="251" w:author="Steven Winters" w:date="2016-03-24T13:48:00Z"/>
        </w:rPr>
      </w:pPr>
      <w:commentRangeStart w:id="252"/>
    </w:p>
    <w:p w:rsidR="00D87563" w:rsidRDefault="00D87563" w:rsidP="005607ED">
      <w:pPr>
        <w:pStyle w:val="ListParagraph"/>
        <w:ind w:left="0"/>
        <w:rPr>
          <w:ins w:id="253" w:author="Steven Winters" w:date="2016-03-24T14:46:00Z"/>
        </w:rPr>
      </w:pPr>
      <w:ins w:id="254" w:author="Steven Winters" w:date="2016-03-24T14:46:00Z">
        <w:r>
          <w:t xml:space="preserve">Dr. Greenhawt's Report also noted the </w:t>
        </w:r>
      </w:ins>
      <w:ins w:id="255" w:author="Steven Winters" w:date="2016-03-24T14:59:00Z">
        <w:r w:rsidR="00620992">
          <w:t>success</w:t>
        </w:r>
      </w:ins>
      <w:ins w:id="256" w:author="Steven Winters" w:date="2016-03-24T14:46:00Z">
        <w:r>
          <w:t xml:space="preserve"> of </w:t>
        </w:r>
      </w:ins>
      <w:ins w:id="257" w:author="Steven Winters" w:date="2016-03-24T14:47:00Z">
        <w:r>
          <w:t>surface wiping as abatement</w:t>
        </w:r>
      </w:ins>
      <w:ins w:id="258" w:author="Steven Winters" w:date="2016-03-24T15:01:00Z">
        <w:r w:rsidR="00585227">
          <w:t xml:space="preserve"> (wiping a seat or tray table, as noted above)</w:t>
        </w:r>
      </w:ins>
      <w:ins w:id="259" w:author="Steven Winters" w:date="2016-03-24T14:49:00Z">
        <w:r w:rsidR="00492625">
          <w:t>. Evidence that certain wipes and liquid/bar soaps were successful at removing peanut allergen particles smea</w:t>
        </w:r>
      </w:ins>
      <w:ins w:id="260" w:author="Steven Winters" w:date="2016-03-24T14:50:00Z">
        <w:r w:rsidR="00492625">
          <w:t>r</w:t>
        </w:r>
      </w:ins>
      <w:ins w:id="261" w:author="Steven Winters" w:date="2016-03-24T14:49:00Z">
        <w:r w:rsidR="00492625">
          <w:t xml:space="preserve">ed on </w:t>
        </w:r>
      </w:ins>
      <w:ins w:id="262" w:author="Steven Winters" w:date="2016-03-24T15:02:00Z">
        <w:r w:rsidR="00585227">
          <w:t>various</w:t>
        </w:r>
      </w:ins>
      <w:ins w:id="263" w:author="Steven Winters" w:date="2016-03-24T14:49:00Z">
        <w:r w:rsidR="00492625">
          <w:t xml:space="preserve"> surface</w:t>
        </w:r>
      </w:ins>
      <w:ins w:id="264" w:author="Steven Winters" w:date="2016-03-24T14:52:00Z">
        <w:r w:rsidR="00492625">
          <w:t xml:space="preserve"> such as a table or countertop</w:t>
        </w:r>
      </w:ins>
      <w:ins w:id="265" w:author="Steven Winters" w:date="2016-03-24T14:54:00Z">
        <w:r w:rsidR="00492625">
          <w:t xml:space="preserve"> and even hands</w:t>
        </w:r>
      </w:ins>
      <w:ins w:id="266" w:author="Steven Winters" w:date="2016-03-24T14:50:00Z">
        <w:r w:rsidR="00492625">
          <w:t xml:space="preserve">, demonstrates that </w:t>
        </w:r>
      </w:ins>
      <w:ins w:id="267" w:author="Steven Winters" w:date="2016-03-24T14:52:00Z">
        <w:r w:rsidR="00492625">
          <w:t xml:space="preserve">proper cleaning can </w:t>
        </w:r>
      </w:ins>
      <w:ins w:id="268" w:author="Steven Winters" w:date="2016-03-24T14:53:00Z">
        <w:r w:rsidR="00492625">
          <w:t>be a</w:t>
        </w:r>
      </w:ins>
      <w:ins w:id="269" w:author="Steven Winters" w:date="2016-03-24T14:59:00Z">
        <w:r w:rsidR="00620992">
          <w:t>n</w:t>
        </w:r>
      </w:ins>
      <w:ins w:id="270" w:author="Steven Winters" w:date="2016-03-24T14:53:00Z">
        <w:r w:rsidR="00492625">
          <w:t xml:space="preserve"> </w:t>
        </w:r>
      </w:ins>
      <w:ins w:id="271" w:author="Steven Winters" w:date="2016-03-24T14:59:00Z">
        <w:r w:rsidR="00620992">
          <w:t>effective</w:t>
        </w:r>
      </w:ins>
      <w:ins w:id="272" w:author="Steven Winters" w:date="2016-03-24T14:53:00Z">
        <w:r w:rsidR="00492625">
          <w:t xml:space="preserve"> measure in reducing the risk of exposure to a peanut, nut or sesame seed-based allergen. </w:t>
        </w:r>
      </w:ins>
      <w:commentRangeEnd w:id="252"/>
      <w:r w:rsidR="0091587C">
        <w:rPr>
          <w:rStyle w:val="CommentReference"/>
        </w:rPr>
        <w:commentReference w:id="252"/>
      </w:r>
    </w:p>
    <w:p w:rsidR="00D87563" w:rsidRDefault="00D87563" w:rsidP="005607ED">
      <w:pPr>
        <w:pStyle w:val="ListParagraph"/>
        <w:ind w:left="0"/>
        <w:rPr>
          <w:ins w:id="273" w:author="Steven Winters" w:date="2016-03-24T14:46:00Z"/>
        </w:rPr>
      </w:pPr>
    </w:p>
    <w:p w:rsidR="00C8690A" w:rsidRDefault="005607ED" w:rsidP="005607ED">
      <w:pPr>
        <w:pStyle w:val="ListParagraph"/>
        <w:ind w:left="0"/>
        <w:rPr>
          <w:ins w:id="274" w:author="Susan Clarke" w:date="2016-03-22T12:18:00Z"/>
        </w:rPr>
      </w:pPr>
      <w:del w:id="275" w:author="Steven Winters" w:date="2016-03-24T14:55:00Z">
        <w:r w:rsidDel="009F022D">
          <w:delText>Passenger behaviours</w:delText>
        </w:r>
        <w:r w:rsidR="00130A70" w:rsidDel="009F022D">
          <w:delText xml:space="preserve"> were also shown to reduce the risk or severity of an all</w:delText>
        </w:r>
        <w:r w:rsidR="006E3742" w:rsidDel="009F022D">
          <w:delText>ergic reaction,</w:delText>
        </w:r>
        <w:r w:rsidDel="009F022D">
          <w:delText xml:space="preserve"> such as wiping their tray table, brin</w:delText>
        </w:r>
        <w:r w:rsidR="009A3D5A" w:rsidDel="009F022D">
          <w:delText>g</w:delText>
        </w:r>
        <w:r w:rsidDel="009F022D">
          <w:delText>ing food from home, and avoiding the use of airline pillows and blankets</w:delText>
        </w:r>
      </w:del>
      <w:r>
        <w:t xml:space="preserve">. </w:t>
      </w:r>
      <w:r w:rsidR="006E3742">
        <w:t xml:space="preserve"> </w:t>
      </w:r>
      <w:commentRangeStart w:id="276"/>
      <w:del w:id="277" w:author="Susan Clarke" w:date="2016-03-22T12:17:00Z">
        <w:r w:rsidDel="009B1D17">
          <w:delText>While it is recognized that these measures were not part of the Allergy Decision’s order, the Agency made reference to the importance of passengers with allergies to peanuts and nuts taking measures in their day-to-day lives to mitigate the risks of accidental exposure</w:delText>
        </w:r>
        <w:r w:rsidR="00C8690A" w:rsidDel="009B1D17">
          <w:delText>.</w:delText>
        </w:r>
      </w:del>
      <w:commentRangeEnd w:id="276"/>
      <w:r w:rsidR="009B1D17">
        <w:rPr>
          <w:rStyle w:val="CommentReference"/>
        </w:rPr>
        <w:commentReference w:id="276"/>
      </w:r>
    </w:p>
    <w:p w:rsidR="009B1D17" w:rsidRDefault="009B1D17" w:rsidP="005607ED">
      <w:pPr>
        <w:pStyle w:val="ListParagraph"/>
        <w:ind w:left="0"/>
        <w:rPr>
          <w:ins w:id="278" w:author="Susan Clarke" w:date="2016-03-22T12:18:00Z"/>
        </w:rPr>
      </w:pPr>
    </w:p>
    <w:p w:rsidR="00D52AD6" w:rsidRDefault="009B1D17" w:rsidP="005607ED">
      <w:pPr>
        <w:pStyle w:val="ListParagraph"/>
        <w:ind w:left="0"/>
        <w:rPr>
          <w:ins w:id="279" w:author="Steven Winters" w:date="2016-03-24T15:12:00Z"/>
        </w:rPr>
      </w:pPr>
      <w:commentRangeStart w:id="280"/>
      <w:ins w:id="281" w:author="Susan Clarke" w:date="2016-03-22T12:18:00Z">
        <w:r>
          <w:t>…</w:t>
        </w:r>
        <w:commentRangeEnd w:id="280"/>
        <w:r>
          <w:rPr>
            <w:rStyle w:val="CommentReference"/>
          </w:rPr>
          <w:commentReference w:id="280"/>
        </w:r>
      </w:ins>
      <w:ins w:id="282" w:author="Steven Winters" w:date="2016-03-24T15:10:00Z">
        <w:r w:rsidR="006D66A0">
          <w:t>Based on the information provided by the experts, there is</w:t>
        </w:r>
      </w:ins>
      <w:ins w:id="283" w:author="Steven Winters" w:date="2016-03-24T14:55:00Z">
        <w:r w:rsidR="009F022D">
          <w:t xml:space="preserve"> </w:t>
        </w:r>
      </w:ins>
      <w:ins w:id="284" w:author="Steven Winters" w:date="2016-03-24T15:10:00Z">
        <w:r w:rsidR="006D66A0">
          <w:t xml:space="preserve">a </w:t>
        </w:r>
      </w:ins>
      <w:ins w:id="285" w:author="Steven Winters" w:date="2016-03-24T14:55:00Z">
        <w:r w:rsidR="009F022D">
          <w:t>lack of evidence regarding</w:t>
        </w:r>
      </w:ins>
      <w:ins w:id="286" w:author="Steven Winters" w:date="2016-03-24T14:56:00Z">
        <w:r w:rsidR="009F022D">
          <w:t xml:space="preserve"> </w:t>
        </w:r>
        <w:del w:id="287" w:author="Donald" w:date="2016-03-25T17:17:00Z">
          <w:r w:rsidR="00620992" w:rsidDel="0091587C">
            <w:delText xml:space="preserve">a </w:delText>
          </w:r>
          <w:r w:rsidR="009F022D" w:rsidDel="0091587C">
            <w:delText>medical necessity</w:delText>
          </w:r>
          <w:r w:rsidR="00620992" w:rsidDel="0091587C">
            <w:delText xml:space="preserve"> for</w:delText>
          </w:r>
        </w:del>
      </w:ins>
      <w:ins w:id="288" w:author="Steven Winters" w:date="2016-03-24T14:59:00Z">
        <w:del w:id="289" w:author="Donald" w:date="2016-03-25T17:17:00Z">
          <w:r w:rsidR="00585227" w:rsidDel="0091587C">
            <w:delText>,</w:delText>
          </w:r>
        </w:del>
      </w:ins>
      <w:ins w:id="290" w:author="Steven Winters" w:date="2016-03-24T14:56:00Z">
        <w:del w:id="291" w:author="Donald" w:date="2016-03-25T17:17:00Z">
          <w:r w:rsidR="009F022D" w:rsidDel="0091587C">
            <w:delText xml:space="preserve"> and</w:delText>
          </w:r>
          <w:r w:rsidR="00620992" w:rsidDel="0091587C">
            <w:delText xml:space="preserve"> </w:delText>
          </w:r>
        </w:del>
        <w:r w:rsidR="00620992">
          <w:t>the</w:t>
        </w:r>
        <w:r w:rsidR="009F022D">
          <w:t xml:space="preserve"> </w:t>
        </w:r>
      </w:ins>
      <w:ins w:id="292" w:author="Steven Winters" w:date="2016-03-24T14:55:00Z">
        <w:r w:rsidR="009F022D">
          <w:t>effectiveness of</w:t>
        </w:r>
      </w:ins>
      <w:ins w:id="293" w:author="Steven Winters" w:date="2016-03-24T14:59:00Z">
        <w:r w:rsidR="00585227">
          <w:t>,</w:t>
        </w:r>
      </w:ins>
      <w:ins w:id="294" w:author="Steven Winters" w:date="2016-03-24T14:55:00Z">
        <w:r w:rsidR="009F022D">
          <w:t xml:space="preserve"> a buffer zone</w:t>
        </w:r>
      </w:ins>
      <w:ins w:id="295" w:author="Steven Winters" w:date="2016-03-24T15:10:00Z">
        <w:r w:rsidR="006D66A0">
          <w:t xml:space="preserve"> such as the one </w:t>
        </w:r>
      </w:ins>
      <w:ins w:id="296" w:author="Steven Winters" w:date="2016-03-24T15:11:00Z">
        <w:r w:rsidR="006D66A0">
          <w:t xml:space="preserve">described in paragraph 64 of the Allergy Decision. </w:t>
        </w:r>
      </w:ins>
      <w:ins w:id="297" w:author="Steven Winters" w:date="2016-03-24T15:12:00Z">
        <w:r w:rsidR="00D52AD6">
          <w:t xml:space="preserve">Support from Air Canada, as well as the CSACI to reduce the size of the buffer zone is consistent with Dr. </w:t>
        </w:r>
      </w:ins>
      <w:ins w:id="298" w:author="Steven Winters" w:date="2016-03-24T15:13:00Z">
        <w:r w:rsidR="00D52AD6">
          <w:t xml:space="preserve">Greenhawt's recommendation that the buffer zone requirement be </w:t>
        </w:r>
      </w:ins>
      <w:ins w:id="299" w:author="Steven Winters" w:date="2016-03-24T15:14:00Z">
        <w:r w:rsidR="00D52AD6">
          <w:t>re</w:t>
        </w:r>
      </w:ins>
      <w:ins w:id="300" w:author="Donald" w:date="2016-03-25T17:17:00Z">
        <w:r w:rsidR="0091587C">
          <w:t>e</w:t>
        </w:r>
      </w:ins>
      <w:ins w:id="301" w:author="Steven Winters" w:date="2016-03-24T15:14:00Z">
        <w:r w:rsidR="00D52AD6">
          <w:t>valuated</w:t>
        </w:r>
      </w:ins>
      <w:ins w:id="302" w:author="Steven Winters" w:date="2016-03-24T15:13:00Z">
        <w:r w:rsidR="00D52AD6">
          <w:t>.</w:t>
        </w:r>
      </w:ins>
    </w:p>
    <w:p w:rsidR="00D52AD6" w:rsidRDefault="00D52AD6" w:rsidP="005607ED">
      <w:pPr>
        <w:pStyle w:val="ListParagraph"/>
        <w:ind w:left="0"/>
        <w:rPr>
          <w:ins w:id="303" w:author="Steven Winters" w:date="2016-03-24T15:12:00Z"/>
        </w:rPr>
      </w:pPr>
    </w:p>
    <w:p w:rsidR="009B1D17" w:rsidRDefault="006D66A0" w:rsidP="005607ED">
      <w:pPr>
        <w:pStyle w:val="ListParagraph"/>
        <w:ind w:left="0"/>
      </w:pPr>
      <w:ins w:id="304" w:author="Steven Winters" w:date="2016-03-24T15:11:00Z">
        <w:r>
          <w:t xml:space="preserve">Moreover, </w:t>
        </w:r>
        <w:del w:id="305" w:author="Donald" w:date="2016-03-25T17:18:00Z">
          <w:r w:rsidDel="0091587C">
            <w:delText xml:space="preserve">there is evidence from </w:delText>
          </w:r>
        </w:del>
        <w:r>
          <w:t>both expert reports</w:t>
        </w:r>
      </w:ins>
      <w:ins w:id="306" w:author="Steven Winters" w:date="2016-03-24T15:15:00Z">
        <w:del w:id="307" w:author="Donald" w:date="2016-03-25T17:18:00Z">
          <w:r w:rsidR="00DA08DA" w:rsidDel="0091587C">
            <w:delText xml:space="preserve"> </w:delText>
          </w:r>
        </w:del>
      </w:ins>
      <w:ins w:id="308" w:author="Steven Winters" w:date="2016-03-24T15:17:00Z">
        <w:del w:id="309" w:author="Donald" w:date="2016-03-25T17:18:00Z">
          <w:r w:rsidR="00CE19CD" w:rsidDel="0091587C">
            <w:delText>to</w:delText>
          </w:r>
        </w:del>
      </w:ins>
      <w:ins w:id="310" w:author="Steven Winters" w:date="2016-03-24T15:15:00Z">
        <w:r w:rsidR="00DA08DA">
          <w:t xml:space="preserve"> suggest that</w:t>
        </w:r>
      </w:ins>
      <w:ins w:id="311" w:author="Steven Winters" w:date="2016-03-24T15:11:00Z">
        <w:r>
          <w:t xml:space="preserve"> </w:t>
        </w:r>
      </w:ins>
      <w:ins w:id="312" w:author="Steven Winters" w:date="2016-03-24T14:56:00Z">
        <w:r w:rsidR="009F022D">
          <w:t xml:space="preserve">alternative risk mitigation measures </w:t>
        </w:r>
      </w:ins>
      <w:ins w:id="313" w:author="Steven Winters" w:date="2016-03-24T15:12:00Z">
        <w:r>
          <w:t xml:space="preserve">such as the ones </w:t>
        </w:r>
      </w:ins>
      <w:ins w:id="314" w:author="Steven Winters" w:date="2016-03-24T14:57:00Z">
        <w:r w:rsidR="00620992">
          <w:t>noted in Dr. Greenhawt's Repor</w:t>
        </w:r>
        <w:r w:rsidR="00585227">
          <w:t>t</w:t>
        </w:r>
      </w:ins>
      <w:ins w:id="315" w:author="Steven Winters" w:date="2016-03-24T15:12:00Z">
        <w:r w:rsidR="00D52AD6">
          <w:t>,</w:t>
        </w:r>
      </w:ins>
      <w:ins w:id="316" w:author="Steven Winters" w:date="2016-03-24T14:57:00Z">
        <w:r w:rsidR="00585227">
          <w:t xml:space="preserve"> </w:t>
        </w:r>
      </w:ins>
      <w:ins w:id="317" w:author="Steven Winters" w:date="2016-03-24T15:15:00Z">
        <w:del w:id="318" w:author="Donald" w:date="2016-03-25T17:18:00Z">
          <w:r w:rsidR="00DA08DA" w:rsidDel="0091587C">
            <w:delText>indicate</w:delText>
          </w:r>
        </w:del>
      </w:ins>
      <w:ins w:id="319" w:author="Steven Winters" w:date="2016-03-24T15:00:00Z">
        <w:del w:id="320" w:author="Donald" w:date="2016-03-25T17:18:00Z">
          <w:r w:rsidR="00585227" w:rsidDel="0091587C">
            <w:delText xml:space="preserve"> that other strategies outside of a buffer zone </w:delText>
          </w:r>
        </w:del>
        <w:r w:rsidR="00585227">
          <w:t xml:space="preserve">can successfully reduce the risk of exposure </w:t>
        </w:r>
        <w:del w:id="321" w:author="Donald" w:date="2016-03-25T17:19:00Z">
          <w:r w:rsidR="00585227" w:rsidDel="00400761">
            <w:delText xml:space="preserve">to allergies </w:delText>
          </w:r>
        </w:del>
        <w:r w:rsidR="00585227">
          <w:t>to peanuts, nuts and sesame seeds</w:t>
        </w:r>
      </w:ins>
      <w:ins w:id="322" w:author="Steven Winters" w:date="2016-03-24T15:16:00Z">
        <w:r w:rsidR="00DA08DA">
          <w:t xml:space="preserve"> for passengers with such allergies. </w:t>
        </w:r>
        <w:commentRangeStart w:id="323"/>
        <w:r w:rsidR="00DA08DA">
          <w:t>Several</w:t>
        </w:r>
      </w:ins>
      <w:commentRangeEnd w:id="323"/>
      <w:r w:rsidR="00400761">
        <w:rPr>
          <w:rStyle w:val="CommentReference"/>
        </w:rPr>
        <w:commentReference w:id="323"/>
      </w:r>
      <w:ins w:id="324" w:author="Steven Winters" w:date="2016-03-24T15:16:00Z">
        <w:r w:rsidR="00DA08DA">
          <w:t xml:space="preserve"> of these risk mitigation measures are </w:t>
        </w:r>
      </w:ins>
      <w:ins w:id="325" w:author="Steven Winters" w:date="2016-03-24T14:57:00Z">
        <w:r w:rsidR="00620992">
          <w:t xml:space="preserve">consistent with some of </w:t>
        </w:r>
      </w:ins>
      <w:ins w:id="326" w:author="Steven Winters" w:date="2016-03-24T15:19:00Z">
        <w:r w:rsidR="00CE19CD">
          <w:t xml:space="preserve">the </w:t>
        </w:r>
      </w:ins>
      <w:ins w:id="327" w:author="Steven Winters" w:date="2016-03-24T14:57:00Z">
        <w:r w:rsidR="00620992">
          <w:t xml:space="preserve">other measures noted in the Allergy Decision, </w:t>
        </w:r>
      </w:ins>
      <w:ins w:id="328" w:author="Steven Winters" w:date="2016-03-24T15:16:00Z">
        <w:r w:rsidR="00DA08DA">
          <w:t>and may in fact provide, as stated by Dr.</w:t>
        </w:r>
      </w:ins>
      <w:ins w:id="329" w:author="Steven Winters" w:date="2016-03-24T15:17:00Z">
        <w:r w:rsidR="00DA08DA">
          <w:t xml:space="preserve"> Greenhawt, a superior or equivalent protection for passengers with allergies to peanuts, nuts and sesame seeds.</w:t>
        </w:r>
      </w:ins>
      <w:ins w:id="330" w:author="Steven Winters" w:date="2016-03-24T14:57:00Z">
        <w:r w:rsidR="00620992">
          <w:t xml:space="preserve"> </w:t>
        </w:r>
      </w:ins>
    </w:p>
    <w:p w:rsidR="003D2EC8" w:rsidRPr="003D2EC8" w:rsidRDefault="003D2EC8" w:rsidP="003D2EC8">
      <w:pPr>
        <w:pStyle w:val="ListParagraph"/>
        <w:ind w:left="0"/>
      </w:pPr>
    </w:p>
    <w:p w:rsidR="00853BD4" w:rsidRDefault="00853BD4" w:rsidP="00356A27">
      <w:pPr>
        <w:spacing w:before="0" w:after="0"/>
      </w:pPr>
    </w:p>
    <w:p w:rsidR="00400CBC" w:rsidRDefault="00400CBC" w:rsidP="00356A27">
      <w:pPr>
        <w:spacing w:before="0" w:after="0"/>
      </w:pPr>
    </w:p>
    <w:p w:rsidR="00400CBC" w:rsidRDefault="00400CBC" w:rsidP="00356A27">
      <w:pPr>
        <w:spacing w:before="0" w:after="0"/>
      </w:pPr>
    </w:p>
    <w:p w:rsidR="00D3509B" w:rsidRDefault="00D3509B" w:rsidP="00356A27">
      <w:pPr>
        <w:spacing w:before="0" w:after="0"/>
      </w:pPr>
      <w:bookmarkStart w:id="331" w:name="_GoBack"/>
      <w:bookmarkEnd w:id="331"/>
    </w:p>
    <w:p w:rsidR="00A223CA" w:rsidRDefault="00A223CA" w:rsidP="00356A27">
      <w:pPr>
        <w:spacing w:before="0" w:after="0"/>
      </w:pPr>
    </w:p>
    <w:p w:rsidR="002D6F76" w:rsidRDefault="002D6F76" w:rsidP="00356A27">
      <w:pPr>
        <w:spacing w:before="0" w:after="0"/>
      </w:pPr>
    </w:p>
    <w:p w:rsidR="00302C08" w:rsidRDefault="00302C08" w:rsidP="00356A27">
      <w:pPr>
        <w:spacing w:before="0" w:after="0"/>
      </w:pPr>
    </w:p>
    <w:p w:rsidR="006E7A9C" w:rsidRDefault="006E7A9C" w:rsidP="00356A27">
      <w:pPr>
        <w:spacing w:before="0" w:after="0"/>
      </w:pPr>
    </w:p>
    <w:p w:rsidR="00B97F60" w:rsidRDefault="00B97F60" w:rsidP="00356A27">
      <w:pPr>
        <w:spacing w:before="0" w:after="0"/>
      </w:pPr>
    </w:p>
    <w:p w:rsidR="00B97F60" w:rsidRPr="005C4047" w:rsidRDefault="00B97F60" w:rsidP="00356A27">
      <w:pPr>
        <w:spacing w:before="0" w:after="0"/>
      </w:pPr>
    </w:p>
    <w:sectPr w:rsidR="00B97F60" w:rsidRPr="005C4047" w:rsidSect="008B73EB">
      <w:footerReference w:type="default" r:id="rId10"/>
      <w:pgSz w:w="12240" w:h="15840"/>
      <w:pgMar w:top="1440" w:right="1440" w:bottom="1440" w:left="1440" w:header="576" w:footer="432" w:gutter="0"/>
      <w:pgNumType w:start="1"/>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5" w:author="Susan Clarke" w:date="2016-03-24T11:11:00Z" w:initials="SC">
    <w:p w:rsidR="002945D3" w:rsidRDefault="002945D3">
      <w:pPr>
        <w:pStyle w:val="CommentText"/>
      </w:pPr>
      <w:r>
        <w:rPr>
          <w:rStyle w:val="CommentReference"/>
        </w:rPr>
        <w:annotationRef/>
      </w:r>
      <w:r>
        <w:t>Is there any strong statement made by either or both experts about inhalation just not being possible that could be put here to emphasize this point?</w:t>
      </w:r>
    </w:p>
    <w:p w:rsidR="001E40DC" w:rsidRDefault="001E40DC">
      <w:pPr>
        <w:pStyle w:val="CommentText"/>
      </w:pPr>
    </w:p>
    <w:p w:rsidR="001E40DC" w:rsidRDefault="001E40DC">
      <w:pPr>
        <w:pStyle w:val="CommentText"/>
      </w:pPr>
      <w:r w:rsidRPr="001E40DC">
        <w:rPr>
          <w:highlight w:val="yellow"/>
        </w:rPr>
        <w:t>JG: I didn't think that dermal reactions were really an issue. Am I misremembering?</w:t>
      </w:r>
    </w:p>
    <w:p w:rsidR="00864915" w:rsidRDefault="00864915">
      <w:pPr>
        <w:pStyle w:val="CommentText"/>
      </w:pPr>
    </w:p>
    <w:p w:rsidR="00864915" w:rsidRPr="00864915" w:rsidRDefault="00864915">
      <w:pPr>
        <w:pStyle w:val="CommentText"/>
      </w:pPr>
      <w:r w:rsidRPr="00337D2F">
        <w:rPr>
          <w:b/>
          <w:highlight w:val="green"/>
        </w:rPr>
        <w:t>SW</w:t>
      </w:r>
      <w:r w:rsidRPr="00337D2F">
        <w:rPr>
          <w:highlight w:val="green"/>
        </w:rPr>
        <w:t xml:space="preserve">: </w:t>
      </w:r>
      <w:r w:rsidR="007D4166">
        <w:rPr>
          <w:highlight w:val="green"/>
        </w:rPr>
        <w:t xml:space="preserve">Janet: </w:t>
      </w:r>
      <w:r w:rsidRPr="00337D2F">
        <w:rPr>
          <w:highlight w:val="green"/>
        </w:rPr>
        <w:t>Dermal in this case comes from the NRC's comment that passengers who reported inhalation-based allergic reactions were likely attributing them to a combination of touching an allergen and then ingesting</w:t>
      </w:r>
      <w:r>
        <w:t xml:space="preserve"> </w:t>
      </w:r>
    </w:p>
  </w:comment>
  <w:comment w:id="17" w:author="Donald" w:date="2016-03-25T16:41:00Z" w:initials="D">
    <w:p w:rsidR="00E918FA" w:rsidRDefault="00E918FA">
      <w:pPr>
        <w:pStyle w:val="CommentText"/>
      </w:pPr>
      <w:r>
        <w:rPr>
          <w:rStyle w:val="CommentReference"/>
        </w:rPr>
        <w:annotationRef/>
      </w:r>
      <w:r>
        <w:t>I think I’m thick. This says:</w:t>
      </w:r>
    </w:p>
    <w:p w:rsidR="00E918FA" w:rsidRDefault="00E918FA">
      <w:pPr>
        <w:pStyle w:val="CommentText"/>
      </w:pPr>
    </w:p>
    <w:p w:rsidR="00E918FA" w:rsidRDefault="00E918FA">
      <w:pPr>
        <w:pStyle w:val="CommentText"/>
      </w:pPr>
      <w:r>
        <w:t>It is possible that allergic reactions attributed to inhalation, are being incorrectly attributed to unnoticed ingestion or dermal contact of allergens that have settled on services.</w:t>
      </w:r>
    </w:p>
    <w:p w:rsidR="00E918FA" w:rsidRDefault="00E918FA">
      <w:pPr>
        <w:pStyle w:val="CommentText"/>
      </w:pPr>
    </w:p>
    <w:p w:rsidR="00E918FA" w:rsidRDefault="00E918FA">
      <w:pPr>
        <w:pStyle w:val="CommentText"/>
      </w:pPr>
      <w:r>
        <w:t>Is it supposed to mean that allergic reactions are being attributed to inhalation but are actually being caused by accidental/unnoticed ingestion –by touching something and then ingesting?</w:t>
      </w:r>
    </w:p>
  </w:comment>
  <w:comment w:id="52" w:author="Janet Glendenning" w:date="2016-03-22T16:26:00Z" w:initials="JG">
    <w:p w:rsidR="001E40DC" w:rsidRDefault="001E40DC">
      <w:pPr>
        <w:pStyle w:val="CommentText"/>
      </w:pPr>
      <w:r>
        <w:rPr>
          <w:rStyle w:val="CommentReference"/>
        </w:rPr>
        <w:annotationRef/>
      </w:r>
      <w:r>
        <w:t>Is it that it would be expected to be capable of, or 'would be capable of'? or 'is capable of'</w:t>
      </w:r>
    </w:p>
    <w:p w:rsidR="00953411" w:rsidRDefault="00953411">
      <w:pPr>
        <w:pStyle w:val="CommentText"/>
      </w:pPr>
    </w:p>
    <w:p w:rsidR="00953411" w:rsidRPr="00953411" w:rsidRDefault="00953411">
      <w:pPr>
        <w:pStyle w:val="CommentText"/>
      </w:pPr>
      <w:r w:rsidRPr="00337D2F">
        <w:rPr>
          <w:b/>
          <w:highlight w:val="green"/>
        </w:rPr>
        <w:t>SW:</w:t>
      </w:r>
      <w:r w:rsidRPr="00337D2F">
        <w:rPr>
          <w:highlight w:val="green"/>
        </w:rPr>
        <w:t xml:space="preserve"> I edited this to address your comment – the NRC Report says "it is expected."</w:t>
      </w:r>
    </w:p>
  </w:comment>
  <w:comment w:id="61" w:author="Susan Clarke" w:date="2016-03-22T16:34:00Z" w:initials="SC">
    <w:p w:rsidR="00F355D4" w:rsidRDefault="00F355D4" w:rsidP="00F355D4">
      <w:pPr>
        <w:pStyle w:val="CommentText"/>
      </w:pPr>
      <w:r>
        <w:rPr>
          <w:rStyle w:val="CommentReference"/>
        </w:rPr>
        <w:annotationRef/>
      </w:r>
      <w:r>
        <w:t>This has to be expanded on further and probably should not be in the middle of the section dealing with HEPA filters  would suggest you put it in another paragraph below, but you will have to explain the implications of these aircraft with no HEPA filters.</w:t>
      </w:r>
    </w:p>
    <w:p w:rsidR="00F355D4" w:rsidRDefault="00F355D4" w:rsidP="00F355D4">
      <w:pPr>
        <w:pStyle w:val="CommentText"/>
      </w:pPr>
    </w:p>
    <w:p w:rsidR="00F355D4" w:rsidRDefault="00F355D4" w:rsidP="00F355D4">
      <w:pPr>
        <w:pStyle w:val="CommentText"/>
      </w:pPr>
      <w:r>
        <w:t>JG: Agree</w:t>
      </w:r>
    </w:p>
  </w:comment>
  <w:comment w:id="81" w:author="Donald" w:date="2016-03-25T16:44:00Z" w:initials="D">
    <w:p w:rsidR="00E918FA" w:rsidRDefault="00E918FA">
      <w:pPr>
        <w:pStyle w:val="CommentText"/>
      </w:pPr>
      <w:r>
        <w:rPr>
          <w:rStyle w:val="CommentReference"/>
        </w:rPr>
        <w:annotationRef/>
      </w:r>
      <w:r>
        <w:t>I’m deleting this – if it doesn”t circulate, then there should be no levels circulating.</w:t>
      </w:r>
    </w:p>
  </w:comment>
  <w:comment w:id="98" w:author="Susan Clarke" w:date="2016-03-22T12:19:00Z" w:initials="SC">
    <w:p w:rsidR="002945D3" w:rsidRDefault="002945D3">
      <w:pPr>
        <w:pStyle w:val="CommentText"/>
      </w:pPr>
      <w:r>
        <w:rPr>
          <w:rStyle w:val="CommentReference"/>
        </w:rPr>
        <w:annotationRef/>
      </w:r>
      <w:r>
        <w:t>Use the same language here and in the first paragraph so that it's clear you are going back to that same concept.</w:t>
      </w:r>
    </w:p>
  </w:comment>
  <w:comment w:id="96" w:author="Susan Clarke" w:date="2016-03-22T12:52:00Z" w:initials="SC">
    <w:p w:rsidR="00372353" w:rsidRDefault="00372353">
      <w:pPr>
        <w:pStyle w:val="CommentText"/>
      </w:pPr>
      <w:r>
        <w:rPr>
          <w:rStyle w:val="CommentReference"/>
        </w:rPr>
        <w:annotationRef/>
      </w:r>
      <w:r>
        <w:t>This is really bet</w:t>
      </w:r>
      <w:r w:rsidR="001E40DC">
        <w:t>t</w:t>
      </w:r>
      <w:r>
        <w:t>er suited to part 2. Not this part.</w:t>
      </w:r>
    </w:p>
    <w:p w:rsidR="001E40DC" w:rsidRDefault="001E40DC">
      <w:pPr>
        <w:pStyle w:val="CommentText"/>
      </w:pPr>
    </w:p>
    <w:p w:rsidR="001E40DC" w:rsidRDefault="001E40DC">
      <w:pPr>
        <w:pStyle w:val="CommentText"/>
      </w:pPr>
      <w:r w:rsidRPr="001E40DC">
        <w:rPr>
          <w:highlight w:val="yellow"/>
        </w:rPr>
        <w:t>JG: Agreed</w:t>
      </w:r>
    </w:p>
  </w:comment>
  <w:comment w:id="104" w:author="Susan Clarke" w:date="2016-03-24T15:21:00Z" w:initials="SC">
    <w:p w:rsidR="004F40C7" w:rsidRDefault="004F40C7">
      <w:pPr>
        <w:pStyle w:val="CommentText"/>
      </w:pPr>
      <w:r>
        <w:rPr>
          <w:rStyle w:val="CommentReference"/>
        </w:rPr>
        <w:annotationRef/>
      </w:r>
      <w:r>
        <w:t xml:space="preserve">Why just peanut? </w:t>
      </w:r>
    </w:p>
    <w:p w:rsidR="006C272E" w:rsidRPr="006C272E" w:rsidRDefault="006C272E">
      <w:pPr>
        <w:pStyle w:val="CommentText"/>
      </w:pPr>
    </w:p>
  </w:comment>
  <w:comment w:id="105" w:author="Susan Clarke" w:date="2016-03-24T15:22:00Z" w:initials="SC">
    <w:p w:rsidR="00103531" w:rsidRDefault="00103531">
      <w:pPr>
        <w:pStyle w:val="CommentText"/>
      </w:pPr>
      <w:r>
        <w:rPr>
          <w:rStyle w:val="CommentReference"/>
        </w:rPr>
        <w:annotationRef/>
      </w:r>
      <w:r>
        <w:t xml:space="preserve">I'm not sure this should stay.  It is ab it repetitive of what we already say in this paragraph, and who says it's prefereable? </w:t>
      </w:r>
    </w:p>
    <w:p w:rsidR="00103531" w:rsidRDefault="00103531">
      <w:pPr>
        <w:pStyle w:val="CommentText"/>
      </w:pPr>
    </w:p>
    <w:p w:rsidR="00A00E3F" w:rsidRDefault="00A00E3F">
      <w:pPr>
        <w:pStyle w:val="CommentText"/>
      </w:pPr>
      <w:r>
        <w:t>SW: I'll rework it below, I think it belongs in part 2, but reworded.</w:t>
      </w:r>
    </w:p>
    <w:p w:rsidR="00103531" w:rsidRDefault="00103531">
      <w:pPr>
        <w:pStyle w:val="CommentText"/>
      </w:pPr>
    </w:p>
  </w:comment>
  <w:comment w:id="103" w:author="Susan Clarke" w:date="2016-03-22T13:11:00Z" w:initials="SC">
    <w:p w:rsidR="00372353" w:rsidRDefault="00372353">
      <w:pPr>
        <w:pStyle w:val="CommentText"/>
      </w:pPr>
      <w:r>
        <w:rPr>
          <w:rStyle w:val="CommentReference"/>
        </w:rPr>
        <w:annotationRef/>
      </w:r>
      <w:r>
        <w:t>I think this is all part 2.</w:t>
      </w:r>
    </w:p>
    <w:p w:rsidR="001908BE" w:rsidRDefault="001908BE">
      <w:pPr>
        <w:pStyle w:val="CommentText"/>
      </w:pPr>
    </w:p>
    <w:p w:rsidR="001908BE" w:rsidRDefault="001908BE">
      <w:pPr>
        <w:pStyle w:val="CommentText"/>
      </w:pPr>
      <w:r w:rsidRPr="001908BE">
        <w:rPr>
          <w:highlight w:val="yellow"/>
        </w:rPr>
        <w:t>JG: I think this was already covered in that part and we really should just be putting everything together in this section.</w:t>
      </w:r>
    </w:p>
  </w:comment>
  <w:comment w:id="109" w:author="Susan Clarke" w:date="2016-03-22T12:19:00Z" w:initials="SC">
    <w:p w:rsidR="00103531" w:rsidRDefault="00103531">
      <w:pPr>
        <w:pStyle w:val="CommentText"/>
      </w:pPr>
      <w:r>
        <w:rPr>
          <w:rStyle w:val="CommentReference"/>
        </w:rPr>
        <w:annotationRef/>
      </w:r>
      <w:r>
        <w:t>Than what?  This has to be explained.</w:t>
      </w:r>
    </w:p>
  </w:comment>
  <w:comment w:id="107" w:author="Susan Clarke" w:date="2016-03-22T12:19:00Z" w:initials="SC">
    <w:p w:rsidR="00372353" w:rsidRDefault="00372353">
      <w:pPr>
        <w:pStyle w:val="CommentText"/>
      </w:pPr>
      <w:r>
        <w:rPr>
          <w:rStyle w:val="CommentReference"/>
        </w:rPr>
        <w:annotationRef/>
      </w:r>
      <w:r>
        <w:t>Part 2</w:t>
      </w:r>
    </w:p>
  </w:comment>
  <w:comment w:id="111" w:author="Susan Clarke" w:date="2016-03-22T13:17:00Z" w:initials="SC">
    <w:p w:rsidR="003B5124" w:rsidRDefault="003B5124">
      <w:pPr>
        <w:pStyle w:val="CommentText"/>
      </w:pPr>
      <w:r>
        <w:rPr>
          <w:rStyle w:val="CommentReference"/>
        </w:rPr>
        <w:annotationRef/>
      </w:r>
      <w:r>
        <w:t>Need a finding in this section.</w:t>
      </w:r>
    </w:p>
    <w:p w:rsidR="001908BE" w:rsidRDefault="001908BE">
      <w:pPr>
        <w:pStyle w:val="CommentText"/>
      </w:pPr>
    </w:p>
    <w:p w:rsidR="001908BE" w:rsidRDefault="001908BE">
      <w:pPr>
        <w:pStyle w:val="CommentText"/>
      </w:pPr>
      <w:r w:rsidRPr="001908BE">
        <w:rPr>
          <w:highlight w:val="yellow"/>
        </w:rPr>
        <w:t>JG: yes, takes us back to the answer to the question as set out above (risk of anaphylaxis)</w:t>
      </w:r>
    </w:p>
  </w:comment>
  <w:comment w:id="112" w:author="Susan Clarke" w:date="2016-03-22T12:19:00Z" w:initials="SC">
    <w:p w:rsidR="00B8598B" w:rsidRDefault="00B8598B">
      <w:pPr>
        <w:pStyle w:val="CommentText"/>
      </w:pPr>
      <w:r>
        <w:rPr>
          <w:rStyle w:val="CommentReference"/>
        </w:rPr>
        <w:annotationRef/>
      </w:r>
      <w:r w:rsidR="009B1D17">
        <w:t>Needs a conclusion to wrap up the above.</w:t>
      </w:r>
    </w:p>
  </w:comment>
  <w:comment w:id="146" w:author="Donald" w:date="2016-03-25T16:49:00Z" w:initials="D">
    <w:p w:rsidR="00F32ACB" w:rsidRDefault="00F32ACB">
      <w:pPr>
        <w:pStyle w:val="CommentText"/>
      </w:pPr>
      <w:r>
        <w:rPr>
          <w:rStyle w:val="CommentReference"/>
        </w:rPr>
        <w:annotationRef/>
      </w:r>
      <w:r>
        <w:t>Sue, tell me what you th</w:t>
      </w:r>
      <w:r w:rsidR="007A48CB">
        <w:t>ink but this reads to me as if there really are reactions caused by inhalation, rather than anecdotal reports of reactions by inhalation which have not been replicated. I would take out this whole sentence.</w:t>
      </w:r>
    </w:p>
  </w:comment>
  <w:comment w:id="153" w:author="Susan Clarke" w:date="2016-03-22T12:19:00Z" w:initials="SC">
    <w:p w:rsidR="00372353" w:rsidRDefault="00372353">
      <w:pPr>
        <w:pStyle w:val="CommentText"/>
      </w:pPr>
      <w:r>
        <w:rPr>
          <w:rStyle w:val="CommentReference"/>
        </w:rPr>
        <w:annotationRef/>
      </w:r>
      <w:r>
        <w:t xml:space="preserve">You need to also add in the part about passengers taking responsibility. I added this text to an earlier section that I gave back to you last week. </w:t>
      </w:r>
    </w:p>
    <w:p w:rsidR="00372353" w:rsidRDefault="00372353">
      <w:pPr>
        <w:pStyle w:val="CommentText"/>
      </w:pPr>
    </w:p>
    <w:p w:rsidR="00372353" w:rsidRDefault="00372353">
      <w:pPr>
        <w:pStyle w:val="CommentText"/>
      </w:pPr>
      <w:r>
        <w:t>This also serves as risk mitigation.</w:t>
      </w:r>
    </w:p>
  </w:comment>
  <w:comment w:id="166" w:author="Susan Clarke" w:date="2016-03-22T13:22:00Z" w:initials="SC">
    <w:p w:rsidR="0013177B" w:rsidRDefault="003B5124">
      <w:pPr>
        <w:pStyle w:val="CommentText"/>
      </w:pPr>
      <w:r>
        <w:rPr>
          <w:rStyle w:val="CommentReference"/>
        </w:rPr>
        <w:annotationRef/>
      </w:r>
      <w:r>
        <w:t>This section is about effectiveness. I don't think we should be looking at what they can do, but rather if they reported that the zones were effective.</w:t>
      </w:r>
    </w:p>
  </w:comment>
  <w:comment w:id="167" w:author="Susan Clarke" w:date="2016-03-22T13:23:00Z" w:initials="SC">
    <w:p w:rsidR="00372353" w:rsidRDefault="00372353">
      <w:pPr>
        <w:pStyle w:val="CommentText"/>
      </w:pPr>
      <w:r>
        <w:rPr>
          <w:rStyle w:val="CommentReference"/>
        </w:rPr>
        <w:annotationRef/>
      </w:r>
      <w:r>
        <w:t>Not sure ths fits. This is specific to the accommodation in the allergy decision , so I would not include this here.</w:t>
      </w:r>
    </w:p>
    <w:p w:rsidR="0013177B" w:rsidRDefault="0013177B">
      <w:pPr>
        <w:pStyle w:val="CommentText"/>
      </w:pPr>
    </w:p>
    <w:p w:rsidR="0013177B" w:rsidRDefault="0013177B">
      <w:pPr>
        <w:pStyle w:val="CommentText"/>
      </w:pPr>
      <w:r w:rsidRPr="0013177B">
        <w:rPr>
          <w:highlight w:val="yellow"/>
        </w:rPr>
        <w:t>JG: Agreed – we always need to go back to the question  - in this case – the effectiveness of the current risk mitigation measures</w:t>
      </w:r>
    </w:p>
  </w:comment>
  <w:comment w:id="168" w:author="Susan Clarke" w:date="2016-03-24T13:37:00Z" w:initials="SC">
    <w:p w:rsidR="00B8598B" w:rsidRDefault="00B8598B">
      <w:pPr>
        <w:pStyle w:val="CommentText"/>
      </w:pPr>
      <w:r>
        <w:rPr>
          <w:rStyle w:val="CommentReference"/>
        </w:rPr>
        <w:annotationRef/>
      </w:r>
      <w:r>
        <w:t>Do we know if it lowered even for a few carriers?</w:t>
      </w:r>
      <w:r w:rsidR="009B1D17">
        <w:t xml:space="preserve"> What did they say?</w:t>
      </w:r>
    </w:p>
    <w:p w:rsidR="00E713FE" w:rsidRDefault="00E713FE">
      <w:pPr>
        <w:pStyle w:val="CommentText"/>
      </w:pPr>
    </w:p>
    <w:p w:rsidR="00E713FE" w:rsidRDefault="00E713FE">
      <w:pPr>
        <w:pStyle w:val="CommentText"/>
        <w:rPr>
          <w:b/>
        </w:rPr>
      </w:pPr>
      <w:r>
        <w:rPr>
          <w:b/>
        </w:rPr>
        <w:t>SW: WestJet noted 42 in 2014 and 24 in 2015 (granted it was about 6 months in to 2015). Same with AC.</w:t>
      </w:r>
    </w:p>
    <w:p w:rsidR="00E713FE" w:rsidRDefault="00E713FE">
      <w:pPr>
        <w:pStyle w:val="CommentText"/>
        <w:rPr>
          <w:b/>
        </w:rPr>
      </w:pPr>
    </w:p>
    <w:p w:rsidR="00E713FE" w:rsidRPr="00E713FE" w:rsidRDefault="00E713FE">
      <w:pPr>
        <w:pStyle w:val="CommentText"/>
        <w:rPr>
          <w:b/>
        </w:rPr>
      </w:pPr>
      <w:r>
        <w:rPr>
          <w:b/>
        </w:rPr>
        <w:t xml:space="preserve">I agree with Janet's point, it's not a sound conclusion. I'll include the text to see if it fits, but we can take it out too. </w:t>
      </w:r>
    </w:p>
    <w:p w:rsidR="0013177B" w:rsidRDefault="0013177B">
      <w:pPr>
        <w:pStyle w:val="CommentText"/>
      </w:pPr>
    </w:p>
    <w:p w:rsidR="0013177B" w:rsidRDefault="0013177B">
      <w:pPr>
        <w:pStyle w:val="CommentText"/>
      </w:pPr>
      <w:r>
        <w:rPr>
          <w:highlight w:val="yellow"/>
        </w:rPr>
        <w:t xml:space="preserve">JG </w:t>
      </w:r>
      <w:r w:rsidRPr="0013177B">
        <w:rPr>
          <w:highlight w:val="yellow"/>
        </w:rPr>
        <w:t>I know that I've seen a few facilitations related to allergies – at least a couple related to nuts – we need to be careful about these kinds of statements.  The other thing is that it may not be that the accommodation measures are that effective, but rather, there are fewer complaints for other reasons – we have to be careful about our conclusions – sometimes things happen for other reasons (passengers may be more aware nowadays that ingestion is the issue and it is unlikely to happen – who knows)</w:t>
      </w:r>
    </w:p>
  </w:comment>
  <w:comment w:id="174" w:author="Susan Clarke" w:date="2016-03-22T12:19:00Z" w:initials="SC">
    <w:p w:rsidR="00372353" w:rsidRDefault="00372353">
      <w:pPr>
        <w:pStyle w:val="CommentText"/>
      </w:pPr>
      <w:r>
        <w:rPr>
          <w:rStyle w:val="CommentReference"/>
        </w:rPr>
        <w:annotationRef/>
      </w:r>
      <w:r>
        <w:t>Change this to the language you used in another section. I forget what it was but I provided a comment and it was something about issuing decisions.</w:t>
      </w:r>
    </w:p>
    <w:p w:rsidR="00372353" w:rsidRDefault="00372353">
      <w:pPr>
        <w:pStyle w:val="CommentText"/>
      </w:pPr>
    </w:p>
    <w:p w:rsidR="00372353" w:rsidRDefault="00372353">
      <w:pPr>
        <w:pStyle w:val="CommentText"/>
      </w:pPr>
      <w:r>
        <w:t>We have received complaints, and I don't think the reader will care about formal/informal or even know what that means. Plus whether a complaint is formal or not, it means there was a problem but what is important is whether the problem was due to the buffer zone not being effective, or due to a carrier not applying the buffer zone.</w:t>
      </w:r>
    </w:p>
    <w:p w:rsidR="00372353" w:rsidRDefault="00372353">
      <w:pPr>
        <w:pStyle w:val="CommentText"/>
      </w:pPr>
    </w:p>
    <w:p w:rsidR="00372353" w:rsidRDefault="00372353">
      <w:pPr>
        <w:pStyle w:val="CommentText"/>
      </w:pPr>
    </w:p>
  </w:comment>
  <w:comment w:id="179" w:author="Janet Glendenning" w:date="2016-03-22T13:30:00Z" w:initials="JG">
    <w:p w:rsidR="0013177B" w:rsidRDefault="0013177B">
      <w:pPr>
        <w:pStyle w:val="CommentText"/>
      </w:pPr>
      <w:r>
        <w:rPr>
          <w:rStyle w:val="CommentReference"/>
        </w:rPr>
        <w:annotationRef/>
      </w:r>
      <w:r>
        <w:t>I'm not sure I agree this means they are working well.</w:t>
      </w:r>
    </w:p>
  </w:comment>
  <w:comment w:id="187" w:author="Susan Clarke" w:date="2016-03-24T13:43:00Z" w:initials="SC">
    <w:p w:rsidR="001F08DD" w:rsidRDefault="001F08DD" w:rsidP="001F08DD">
      <w:pPr>
        <w:pStyle w:val="CommentText"/>
      </w:pPr>
      <w:r>
        <w:rPr>
          <w:rStyle w:val="CommentReference"/>
        </w:rPr>
        <w:annotationRef/>
      </w:r>
      <w:r>
        <w:t>This is really better suited to part 2. Not this part.</w:t>
      </w:r>
    </w:p>
    <w:p w:rsidR="001F08DD" w:rsidRDefault="001F08DD" w:rsidP="001F08DD">
      <w:pPr>
        <w:pStyle w:val="CommentText"/>
      </w:pPr>
    </w:p>
    <w:p w:rsidR="001F08DD" w:rsidRDefault="001F08DD" w:rsidP="001F08DD">
      <w:pPr>
        <w:pStyle w:val="CommentText"/>
      </w:pPr>
      <w:r w:rsidRPr="001E40DC">
        <w:rPr>
          <w:highlight w:val="yellow"/>
        </w:rPr>
        <w:t>JG: Agreed</w:t>
      </w:r>
    </w:p>
    <w:p w:rsidR="001F08DD" w:rsidRDefault="001F08DD" w:rsidP="001F08DD">
      <w:pPr>
        <w:pStyle w:val="CommentText"/>
      </w:pPr>
    </w:p>
    <w:p w:rsidR="001F08DD" w:rsidRDefault="001F08DD" w:rsidP="001F08DD">
      <w:pPr>
        <w:pStyle w:val="CommentText"/>
      </w:pPr>
      <w:r>
        <w:t>SW: OK, moved from part 1 to here.</w:t>
      </w:r>
    </w:p>
  </w:comment>
  <w:comment w:id="204" w:author="Susan Clarke" w:date="2016-03-24T15:19:00Z" w:initials="SC">
    <w:p w:rsidR="0013177B" w:rsidRDefault="0013177B">
      <w:pPr>
        <w:pStyle w:val="CommentText"/>
      </w:pPr>
    </w:p>
    <w:p w:rsidR="003B5124" w:rsidRDefault="003B5124">
      <w:pPr>
        <w:pStyle w:val="CommentText"/>
      </w:pPr>
      <w:r>
        <w:rPr>
          <w:rStyle w:val="CommentReference"/>
        </w:rPr>
        <w:annotationRef/>
      </w:r>
      <w:r>
        <w:t>There should be its own paragraph for what Dr. G. says about the effectiveness of the zones.</w:t>
      </w:r>
    </w:p>
    <w:p w:rsidR="00A00E3F" w:rsidRDefault="00A00E3F">
      <w:pPr>
        <w:pStyle w:val="CommentText"/>
      </w:pPr>
    </w:p>
    <w:p w:rsidR="00A00E3F" w:rsidRDefault="00A00E3F">
      <w:pPr>
        <w:pStyle w:val="CommentText"/>
      </w:pPr>
      <w:r>
        <w:t>SW: I've reworked it below.</w:t>
      </w:r>
    </w:p>
  </w:comment>
  <w:comment w:id="208" w:author="Susan Clarke" w:date="2016-03-24T15:19:00Z" w:initials="SC">
    <w:p w:rsidR="009B1D17" w:rsidRDefault="009B1D17">
      <w:pPr>
        <w:pStyle w:val="CommentText"/>
      </w:pPr>
      <w:r>
        <w:rPr>
          <w:rStyle w:val="CommentReference"/>
        </w:rPr>
        <w:annotationRef/>
      </w:r>
      <w:r>
        <w:t xml:space="preserve">You should also reflectr this as Dr. G.'s view in a paragraph above. It speaks to effectiveness . </w:t>
      </w:r>
    </w:p>
    <w:p w:rsidR="00A00E3F" w:rsidRDefault="00A00E3F">
      <w:pPr>
        <w:pStyle w:val="CommentText"/>
      </w:pPr>
    </w:p>
    <w:p w:rsidR="00A00E3F" w:rsidRDefault="00A00E3F">
      <w:pPr>
        <w:pStyle w:val="CommentText"/>
      </w:pPr>
      <w:r>
        <w:t>SW: Done.</w:t>
      </w:r>
    </w:p>
  </w:comment>
  <w:comment w:id="210" w:author="Susan Clarke" w:date="2016-03-22T12:19:00Z" w:initials="SC">
    <w:p w:rsidR="009B1D17" w:rsidRDefault="009B1D17">
      <w:pPr>
        <w:pStyle w:val="CommentText"/>
      </w:pPr>
      <w:r>
        <w:rPr>
          <w:rStyle w:val="CommentReference"/>
        </w:rPr>
        <w:annotationRef/>
      </w:r>
      <w:r>
        <w:t>This is where I think you need to list all that they found reduced the risk.</w:t>
      </w:r>
    </w:p>
  </w:comment>
  <w:comment w:id="247" w:author="Donald" w:date="2016-03-25T17:11:00Z" w:initials="D">
    <w:p w:rsidR="003B493A" w:rsidRDefault="003B493A">
      <w:pPr>
        <w:pStyle w:val="CommentText"/>
      </w:pPr>
      <w:r>
        <w:rPr>
          <w:rStyle w:val="CommentReference"/>
        </w:rPr>
        <w:annotationRef/>
      </w:r>
      <w:r>
        <w:t>I find this a bit at odds with the fact that the experts are saying there is no evidence to support the buffer zone, but then it’s included in a section saying that it&lt;s one of the effective strategies – I don’t have that section with me but maybe this section needs a bit  more context or maybe it’s my holiday brain.</w:t>
      </w:r>
    </w:p>
  </w:comment>
  <w:comment w:id="252" w:author="Donald" w:date="2016-03-25T17:16:00Z" w:initials="D">
    <w:p w:rsidR="0091587C" w:rsidRDefault="0091587C">
      <w:pPr>
        <w:pStyle w:val="CommentText"/>
      </w:pPr>
      <w:r>
        <w:rPr>
          <w:rStyle w:val="CommentReference"/>
        </w:rPr>
        <w:annotationRef/>
      </w:r>
      <w:r>
        <w:t>I think that this should be tied to the effectiveness of the measures in the allergy decision if possible or else maybe this is the wrong place for it? Sue, does that earlier bit about ‘taking measures they take in every day lives’ – would that include wiping down tray tables i.e. abatement?  If not, this may be better placed elsewhere.</w:t>
      </w:r>
    </w:p>
  </w:comment>
  <w:comment w:id="276" w:author="Susan Clarke" w:date="2016-03-22T12:19:00Z" w:initials="SC">
    <w:p w:rsidR="009B1D17" w:rsidRDefault="009B1D17">
      <w:pPr>
        <w:pStyle w:val="CommentText"/>
      </w:pPr>
      <w:r>
        <w:rPr>
          <w:rStyle w:val="CommentReference"/>
        </w:rPr>
        <w:annotationRef/>
      </w:r>
      <w:r>
        <w:t>You will be mentioning this above so not needed here.</w:t>
      </w:r>
    </w:p>
  </w:comment>
  <w:comment w:id="280" w:author="Susan Clarke" w:date="2016-03-22T13:52:00Z" w:initials="SC">
    <w:p w:rsidR="009B1D17" w:rsidRDefault="009B1D17">
      <w:pPr>
        <w:pStyle w:val="CommentText"/>
      </w:pPr>
      <w:r>
        <w:rPr>
          <w:rStyle w:val="CommentReference"/>
        </w:rPr>
        <w:annotationRef/>
      </w:r>
      <w:r>
        <w:t>So needs a conclusion on the effectiveness of the measures from the decision. A few sentences to wrap up the above.</w:t>
      </w:r>
    </w:p>
    <w:p w:rsidR="001965AD" w:rsidRDefault="001965AD">
      <w:pPr>
        <w:pStyle w:val="CommentText"/>
      </w:pPr>
    </w:p>
    <w:p w:rsidR="001965AD" w:rsidRDefault="001965AD">
      <w:pPr>
        <w:pStyle w:val="CommentText"/>
      </w:pPr>
      <w:r w:rsidRPr="001965AD">
        <w:rPr>
          <w:highlight w:val="yellow"/>
        </w:rPr>
        <w:t>JG: Yes, we really need a strong wrap up here.</w:t>
      </w:r>
    </w:p>
  </w:comment>
  <w:comment w:id="323" w:author="Donald" w:date="2016-03-25T17:20:00Z" w:initials="D">
    <w:p w:rsidR="00400761" w:rsidRDefault="00400761">
      <w:pPr>
        <w:pStyle w:val="CommentText"/>
      </w:pPr>
      <w:r>
        <w:rPr>
          <w:rStyle w:val="CommentReference"/>
        </w:rPr>
        <w:annotationRef/>
      </w:r>
      <w:r>
        <w:t>From your list above and the *, I only counted 2, including the buffer zone.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1AF" w:rsidRDefault="002D51AF" w:rsidP="00D03804">
      <w:r>
        <w:separator/>
      </w:r>
    </w:p>
    <w:p w:rsidR="002D51AF" w:rsidRDefault="002D51AF" w:rsidP="00D03804"/>
    <w:p w:rsidR="002D51AF" w:rsidRDefault="002D51AF" w:rsidP="00D03804"/>
  </w:endnote>
  <w:endnote w:type="continuationSeparator" w:id="0">
    <w:p w:rsidR="002D51AF" w:rsidRDefault="002D51AF" w:rsidP="00D03804">
      <w:r>
        <w:continuationSeparator/>
      </w:r>
    </w:p>
    <w:p w:rsidR="002D51AF" w:rsidRDefault="002D51AF" w:rsidP="00D03804"/>
    <w:p w:rsidR="002D51AF" w:rsidRDefault="002D51AF" w:rsidP="00D038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54377"/>
      <w:docPartObj>
        <w:docPartGallery w:val="Page Numbers (Bottom of Page)"/>
        <w:docPartUnique/>
      </w:docPartObj>
    </w:sdtPr>
    <w:sdtEndPr/>
    <w:sdtContent>
      <w:sdt>
        <w:sdtPr>
          <w:id w:val="98381352"/>
          <w:docPartObj>
            <w:docPartGallery w:val="Page Numbers (Top of Page)"/>
            <w:docPartUnique/>
          </w:docPartObj>
        </w:sdtPr>
        <w:sdtEndPr/>
        <w:sdtContent>
          <w:p w:rsidR="00C470F3" w:rsidRDefault="00C470F3">
            <w:pPr>
              <w:pStyle w:val="Footer"/>
            </w:pPr>
            <w:r w:rsidRPr="00F755CB">
              <w:rPr>
                <w:sz w:val="20"/>
              </w:rPr>
              <w:t>Pag</w:t>
            </w:r>
            <w:r w:rsidRPr="000728E1">
              <w:rPr>
                <w:sz w:val="20"/>
              </w:rPr>
              <w:t xml:space="preserve">e </w:t>
            </w:r>
            <w:r w:rsidRPr="000728E1">
              <w:rPr>
                <w:sz w:val="20"/>
              </w:rPr>
              <w:fldChar w:fldCharType="begin"/>
            </w:r>
            <w:r w:rsidRPr="000728E1">
              <w:rPr>
                <w:sz w:val="20"/>
              </w:rPr>
              <w:instrText xml:space="preserve"> PAGE </w:instrText>
            </w:r>
            <w:r w:rsidRPr="000728E1">
              <w:rPr>
                <w:sz w:val="20"/>
              </w:rPr>
              <w:fldChar w:fldCharType="separate"/>
            </w:r>
            <w:r w:rsidR="002D51AF">
              <w:rPr>
                <w:noProof/>
                <w:sz w:val="20"/>
              </w:rPr>
              <w:t>1</w:t>
            </w:r>
            <w:r w:rsidRPr="000728E1">
              <w:rPr>
                <w:sz w:val="20"/>
              </w:rPr>
              <w:fldChar w:fldCharType="end"/>
            </w:r>
            <w:r w:rsidRPr="000728E1">
              <w:rPr>
                <w:sz w:val="20"/>
              </w:rPr>
              <w:t xml:space="preserve"> / </w:t>
            </w:r>
            <w:r w:rsidRPr="000728E1">
              <w:rPr>
                <w:sz w:val="20"/>
              </w:rPr>
              <w:fldChar w:fldCharType="begin"/>
            </w:r>
            <w:r w:rsidRPr="000728E1">
              <w:rPr>
                <w:sz w:val="20"/>
              </w:rPr>
              <w:instrText xml:space="preserve"> NUMPAGES  </w:instrText>
            </w:r>
            <w:r w:rsidRPr="000728E1">
              <w:rPr>
                <w:sz w:val="20"/>
              </w:rPr>
              <w:fldChar w:fldCharType="separate"/>
            </w:r>
            <w:r w:rsidR="002D51AF">
              <w:rPr>
                <w:noProof/>
                <w:sz w:val="20"/>
              </w:rPr>
              <w:t>1</w:t>
            </w:r>
            <w:r w:rsidRPr="000728E1">
              <w:rPr>
                <w:sz w:val="20"/>
              </w:rPr>
              <w:fldChar w:fldCharType="end"/>
            </w:r>
          </w:p>
        </w:sdtContent>
      </w:sdt>
    </w:sdtContent>
  </w:sdt>
  <w:p w:rsidR="00C470F3" w:rsidRDefault="00C470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1AF" w:rsidRDefault="002D51AF" w:rsidP="00D03804">
      <w:r>
        <w:separator/>
      </w:r>
    </w:p>
    <w:p w:rsidR="002D51AF" w:rsidRDefault="002D51AF" w:rsidP="00D03804"/>
    <w:p w:rsidR="002D51AF" w:rsidRDefault="002D51AF" w:rsidP="00D03804"/>
  </w:footnote>
  <w:footnote w:type="continuationSeparator" w:id="0">
    <w:p w:rsidR="002D51AF" w:rsidRDefault="002D51AF" w:rsidP="00D03804">
      <w:r>
        <w:continuationSeparator/>
      </w:r>
    </w:p>
    <w:p w:rsidR="002D51AF" w:rsidRDefault="002D51AF" w:rsidP="00D03804"/>
    <w:p w:rsidR="002D51AF" w:rsidRDefault="002D51AF" w:rsidP="00D0380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D6DEB5C4"/>
    <w:lvl w:ilvl="0">
      <w:start w:val="1"/>
      <w:numFmt w:val="bullet"/>
      <w:lvlText w:val=""/>
      <w:lvlJc w:val="left"/>
      <w:pPr>
        <w:tabs>
          <w:tab w:val="num" w:pos="926"/>
        </w:tabs>
        <w:ind w:left="926" w:hanging="360"/>
      </w:pPr>
      <w:rPr>
        <w:rFonts w:ascii="Symbol" w:hAnsi="Symbol" w:hint="default"/>
      </w:rPr>
    </w:lvl>
  </w:abstractNum>
  <w:abstractNum w:abstractNumId="1">
    <w:nsid w:val="FFFFFF83"/>
    <w:multiLevelType w:val="singleLevel"/>
    <w:tmpl w:val="81C86302"/>
    <w:lvl w:ilvl="0">
      <w:start w:val="1"/>
      <w:numFmt w:val="bullet"/>
      <w:lvlText w:val=""/>
      <w:lvlJc w:val="left"/>
      <w:pPr>
        <w:tabs>
          <w:tab w:val="num" w:pos="643"/>
        </w:tabs>
        <w:ind w:left="643" w:hanging="360"/>
      </w:pPr>
      <w:rPr>
        <w:rFonts w:ascii="Symbol" w:hAnsi="Symbol" w:hint="default"/>
      </w:rPr>
    </w:lvl>
  </w:abstractNum>
  <w:abstractNum w:abstractNumId="2">
    <w:nsid w:val="FFFFFF89"/>
    <w:multiLevelType w:val="singleLevel"/>
    <w:tmpl w:val="0EDAFFC0"/>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A994EAF"/>
    <w:multiLevelType w:val="multilevel"/>
    <w:tmpl w:val="CDBC25EE"/>
    <w:numStyleLink w:val="Style4"/>
  </w:abstractNum>
  <w:abstractNum w:abstractNumId="4">
    <w:nsid w:val="0B9B5970"/>
    <w:multiLevelType w:val="multilevel"/>
    <w:tmpl w:val="498E5136"/>
    <w:numStyleLink w:val="KatesBulletList"/>
  </w:abstractNum>
  <w:abstractNum w:abstractNumId="5">
    <w:nsid w:val="0BB1266E"/>
    <w:multiLevelType w:val="hybridMultilevel"/>
    <w:tmpl w:val="7DB6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1A7334"/>
    <w:multiLevelType w:val="hybridMultilevel"/>
    <w:tmpl w:val="9FA4CBFA"/>
    <w:lvl w:ilvl="0" w:tplc="6694D83C">
      <w:start w:val="1"/>
      <w:numFmt w:val="decimal"/>
      <w:pStyle w:val="NumberedListLevel1"/>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nsid w:val="10A968B3"/>
    <w:multiLevelType w:val="hybridMultilevel"/>
    <w:tmpl w:val="DB98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D67A1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F7C027E"/>
    <w:multiLevelType w:val="multilevel"/>
    <w:tmpl w:val="498E5136"/>
    <w:styleLink w:val="KatesBulletList"/>
    <w:lvl w:ilvl="0">
      <w:start w:val="1"/>
      <w:numFmt w:val="bullet"/>
      <w:lvlText w:val=""/>
      <w:lvlJc w:val="left"/>
      <w:pPr>
        <w:tabs>
          <w:tab w:val="num" w:pos="1008"/>
        </w:tabs>
        <w:ind w:left="936" w:hanging="576"/>
      </w:pPr>
      <w:rPr>
        <w:rFonts w:ascii="Symbol" w:hAnsi="Symbol" w:hint="default"/>
      </w:rPr>
    </w:lvl>
    <w:lvl w:ilvl="1">
      <w:start w:val="1"/>
      <w:numFmt w:val="bullet"/>
      <w:lvlText w:val="o"/>
      <w:lvlJc w:val="left"/>
      <w:pPr>
        <w:tabs>
          <w:tab w:val="num" w:pos="1728"/>
        </w:tabs>
        <w:ind w:left="1656" w:hanging="576"/>
      </w:pPr>
      <w:rPr>
        <w:rFonts w:ascii="Courier New" w:hAnsi="Courier New" w:hint="default"/>
      </w:rPr>
    </w:lvl>
    <w:lvl w:ilvl="2">
      <w:start w:val="1"/>
      <w:numFmt w:val="bullet"/>
      <w:lvlText w:val=""/>
      <w:lvlJc w:val="left"/>
      <w:pPr>
        <w:tabs>
          <w:tab w:val="num" w:pos="2448"/>
        </w:tabs>
        <w:ind w:left="2376" w:hanging="576"/>
      </w:pPr>
      <w:rPr>
        <w:rFonts w:ascii="Wingdings" w:hAnsi="Wingdings" w:hint="default"/>
      </w:rPr>
    </w:lvl>
    <w:lvl w:ilvl="3">
      <w:start w:val="1"/>
      <w:numFmt w:val="bullet"/>
      <w:lvlText w:val=""/>
      <w:lvlJc w:val="left"/>
      <w:pPr>
        <w:tabs>
          <w:tab w:val="num" w:pos="3168"/>
        </w:tabs>
        <w:ind w:left="3096" w:hanging="576"/>
      </w:pPr>
      <w:rPr>
        <w:rFonts w:ascii="Symbol" w:hAnsi="Symbol" w:hint="default"/>
      </w:rPr>
    </w:lvl>
    <w:lvl w:ilvl="4">
      <w:start w:val="1"/>
      <w:numFmt w:val="bullet"/>
      <w:lvlText w:val="o"/>
      <w:lvlJc w:val="left"/>
      <w:pPr>
        <w:tabs>
          <w:tab w:val="num" w:pos="3888"/>
        </w:tabs>
        <w:ind w:left="3816" w:hanging="576"/>
      </w:pPr>
      <w:rPr>
        <w:rFonts w:ascii="Courier New" w:hAnsi="Courier New" w:hint="default"/>
      </w:rPr>
    </w:lvl>
    <w:lvl w:ilvl="5">
      <w:start w:val="1"/>
      <w:numFmt w:val="bullet"/>
      <w:lvlText w:val=""/>
      <w:lvlJc w:val="left"/>
      <w:pPr>
        <w:tabs>
          <w:tab w:val="num" w:pos="4608"/>
        </w:tabs>
        <w:ind w:left="4536" w:hanging="576"/>
      </w:pPr>
      <w:rPr>
        <w:rFonts w:ascii="Wingdings" w:hAnsi="Wingdings" w:hint="default"/>
      </w:rPr>
    </w:lvl>
    <w:lvl w:ilvl="6">
      <w:start w:val="1"/>
      <w:numFmt w:val="bullet"/>
      <w:lvlText w:val=""/>
      <w:lvlJc w:val="left"/>
      <w:pPr>
        <w:tabs>
          <w:tab w:val="num" w:pos="5328"/>
        </w:tabs>
        <w:ind w:left="5256" w:hanging="576"/>
      </w:pPr>
      <w:rPr>
        <w:rFonts w:ascii="Symbol" w:hAnsi="Symbol" w:hint="default"/>
      </w:rPr>
    </w:lvl>
    <w:lvl w:ilvl="7">
      <w:start w:val="1"/>
      <w:numFmt w:val="bullet"/>
      <w:lvlText w:val="o"/>
      <w:lvlJc w:val="left"/>
      <w:pPr>
        <w:tabs>
          <w:tab w:val="num" w:pos="6048"/>
        </w:tabs>
        <w:ind w:left="5976" w:hanging="576"/>
      </w:pPr>
      <w:rPr>
        <w:rFonts w:ascii="Courier New" w:hAnsi="Courier New" w:hint="default"/>
      </w:rPr>
    </w:lvl>
    <w:lvl w:ilvl="8">
      <w:start w:val="1"/>
      <w:numFmt w:val="bullet"/>
      <w:lvlText w:val=""/>
      <w:lvlJc w:val="left"/>
      <w:pPr>
        <w:tabs>
          <w:tab w:val="num" w:pos="6768"/>
        </w:tabs>
        <w:ind w:left="6696" w:hanging="576"/>
      </w:pPr>
      <w:rPr>
        <w:rFonts w:ascii="Wingdings" w:hAnsi="Wingdings" w:hint="default"/>
      </w:rPr>
    </w:lvl>
  </w:abstractNum>
  <w:abstractNum w:abstractNumId="10">
    <w:nsid w:val="2F8D66A9"/>
    <w:multiLevelType w:val="multilevel"/>
    <w:tmpl w:val="CDBC25EE"/>
    <w:numStyleLink w:val="Style4"/>
  </w:abstractNum>
  <w:abstractNum w:abstractNumId="11">
    <w:nsid w:val="369D6C7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8794065"/>
    <w:multiLevelType w:val="hybridMultilevel"/>
    <w:tmpl w:val="CE90F99A"/>
    <w:lvl w:ilvl="0" w:tplc="A496BD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2739D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F9370F3"/>
    <w:multiLevelType w:val="multilevel"/>
    <w:tmpl w:val="CDBC25EE"/>
    <w:numStyleLink w:val="Style4"/>
  </w:abstractNum>
  <w:abstractNum w:abstractNumId="15">
    <w:nsid w:val="50D259D5"/>
    <w:multiLevelType w:val="multilevel"/>
    <w:tmpl w:val="498E5136"/>
    <w:numStyleLink w:val="KatesBulletList"/>
  </w:abstractNum>
  <w:abstractNum w:abstractNumId="16">
    <w:nsid w:val="54883D8D"/>
    <w:multiLevelType w:val="multilevel"/>
    <w:tmpl w:val="CDBC25EE"/>
    <w:numStyleLink w:val="Style4"/>
  </w:abstractNum>
  <w:abstractNum w:abstractNumId="17">
    <w:nsid w:val="5C380E8F"/>
    <w:multiLevelType w:val="hybridMultilevel"/>
    <w:tmpl w:val="11868FDA"/>
    <w:lvl w:ilvl="0" w:tplc="26887BCC">
      <w:start w:val="1"/>
      <w:numFmt w:val="decimal"/>
      <w:lvlText w:val="%1."/>
      <w:lvlJc w:val="left"/>
      <w:pPr>
        <w:tabs>
          <w:tab w:val="num" w:pos="936"/>
        </w:tabs>
        <w:ind w:left="1080" w:hanging="720"/>
      </w:pPr>
      <w:rPr>
        <w:rFonts w:hint="default"/>
      </w:rPr>
    </w:lvl>
    <w:lvl w:ilvl="1" w:tplc="57D2A11A">
      <w:start w:val="1"/>
      <w:numFmt w:val="lowerLetter"/>
      <w:pStyle w:val="NumberedListLevel2"/>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29B3087"/>
    <w:multiLevelType w:val="multilevel"/>
    <w:tmpl w:val="CDBC25EE"/>
    <w:styleLink w:val="Style4"/>
    <w:lvl w:ilvl="0">
      <w:start w:val="1"/>
      <w:numFmt w:val="decimal"/>
      <w:isLgl/>
      <w:lvlText w:val="%1."/>
      <w:lvlJc w:val="left"/>
      <w:pPr>
        <w:tabs>
          <w:tab w:val="num" w:pos="1008"/>
        </w:tabs>
        <w:ind w:left="576" w:hanging="216"/>
      </w:pPr>
      <w:rPr>
        <w:rFonts w:hint="default"/>
      </w:rPr>
    </w:lvl>
    <w:lvl w:ilvl="1">
      <w:start w:val="1"/>
      <w:numFmt w:val="decimal"/>
      <w:isLgl/>
      <w:lvlText w:val="%1.%2."/>
      <w:lvlJc w:val="left"/>
      <w:pPr>
        <w:tabs>
          <w:tab w:val="num" w:pos="1728"/>
        </w:tabs>
        <w:ind w:left="1296" w:hanging="216"/>
      </w:pPr>
      <w:rPr>
        <w:rFonts w:hint="default"/>
      </w:rPr>
    </w:lvl>
    <w:lvl w:ilvl="2">
      <w:start w:val="1"/>
      <w:numFmt w:val="decimal"/>
      <w:isLgl/>
      <w:lvlText w:val="%1.%2.%3."/>
      <w:lvlJc w:val="left"/>
      <w:pPr>
        <w:tabs>
          <w:tab w:val="num" w:pos="2448"/>
        </w:tabs>
        <w:ind w:left="2016" w:hanging="216"/>
      </w:pPr>
      <w:rPr>
        <w:rFonts w:hint="default"/>
      </w:rPr>
    </w:lvl>
    <w:lvl w:ilvl="3">
      <w:start w:val="1"/>
      <w:numFmt w:val="decimal"/>
      <w:isLgl/>
      <w:lvlText w:val="%1.%2.%3.%4."/>
      <w:lvlJc w:val="left"/>
      <w:pPr>
        <w:tabs>
          <w:tab w:val="num" w:pos="3168"/>
        </w:tabs>
        <w:ind w:left="2736" w:hanging="216"/>
      </w:pPr>
      <w:rPr>
        <w:rFonts w:hint="default"/>
      </w:rPr>
    </w:lvl>
    <w:lvl w:ilvl="4">
      <w:start w:val="1"/>
      <w:numFmt w:val="decimal"/>
      <w:isLgl/>
      <w:lvlText w:val="%1.%2.%3.%4.%5."/>
      <w:lvlJc w:val="left"/>
      <w:pPr>
        <w:tabs>
          <w:tab w:val="num" w:pos="3888"/>
        </w:tabs>
        <w:ind w:left="3456" w:hanging="216"/>
      </w:pPr>
      <w:rPr>
        <w:rFonts w:hint="default"/>
      </w:rPr>
    </w:lvl>
    <w:lvl w:ilvl="5">
      <w:start w:val="1"/>
      <w:numFmt w:val="decimal"/>
      <w:isLgl/>
      <w:lvlText w:val="%1.%2.%3.%4.%5.%6."/>
      <w:lvlJc w:val="left"/>
      <w:pPr>
        <w:tabs>
          <w:tab w:val="num" w:pos="4608"/>
        </w:tabs>
        <w:ind w:left="4176" w:hanging="216"/>
      </w:pPr>
      <w:rPr>
        <w:rFonts w:hint="default"/>
      </w:rPr>
    </w:lvl>
    <w:lvl w:ilvl="6">
      <w:start w:val="1"/>
      <w:numFmt w:val="decimal"/>
      <w:isLgl/>
      <w:lvlText w:val="%1.%2.%3.%4.%5.%6.%7."/>
      <w:lvlJc w:val="left"/>
      <w:pPr>
        <w:tabs>
          <w:tab w:val="num" w:pos="5328"/>
        </w:tabs>
        <w:ind w:left="4896" w:hanging="216"/>
      </w:pPr>
      <w:rPr>
        <w:rFonts w:hint="default"/>
      </w:rPr>
    </w:lvl>
    <w:lvl w:ilvl="7">
      <w:start w:val="1"/>
      <w:numFmt w:val="decimal"/>
      <w:isLgl/>
      <w:lvlText w:val="%1.%2.%3.%4.%5.%6.%7.%8."/>
      <w:lvlJc w:val="left"/>
      <w:pPr>
        <w:tabs>
          <w:tab w:val="num" w:pos="6048"/>
        </w:tabs>
        <w:ind w:left="5616" w:hanging="216"/>
      </w:pPr>
      <w:rPr>
        <w:rFonts w:hint="default"/>
      </w:rPr>
    </w:lvl>
    <w:lvl w:ilvl="8">
      <w:start w:val="1"/>
      <w:numFmt w:val="decimal"/>
      <w:isLgl/>
      <w:lvlText w:val="%1.%2.%3.%4.%5.%6.%7.%8.%9."/>
      <w:lvlJc w:val="left"/>
      <w:pPr>
        <w:tabs>
          <w:tab w:val="num" w:pos="6768"/>
        </w:tabs>
        <w:ind w:left="6336" w:hanging="216"/>
      </w:pPr>
      <w:rPr>
        <w:rFonts w:hint="default"/>
      </w:rPr>
    </w:lvl>
  </w:abstractNum>
  <w:abstractNum w:abstractNumId="19">
    <w:nsid w:val="63730655"/>
    <w:multiLevelType w:val="hybridMultilevel"/>
    <w:tmpl w:val="19309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68A01635"/>
    <w:multiLevelType w:val="hybridMultilevel"/>
    <w:tmpl w:val="2C02BDBA"/>
    <w:lvl w:ilvl="0" w:tplc="FD46043E">
      <w:start w:val="1"/>
      <w:numFmt w:val="decimal"/>
      <w:lvlText w:val="%1."/>
      <w:lvlJc w:val="left"/>
      <w:pPr>
        <w:tabs>
          <w:tab w:val="num" w:pos="936"/>
        </w:tabs>
        <w:ind w:left="1080" w:hanging="720"/>
      </w:pPr>
      <w:rPr>
        <w:rFonts w:hint="default"/>
      </w:rPr>
    </w:lvl>
    <w:lvl w:ilvl="1" w:tplc="57D2A11A">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69871CEB"/>
    <w:multiLevelType w:val="hybridMultilevel"/>
    <w:tmpl w:val="51D2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DD7477"/>
    <w:multiLevelType w:val="hybridMultilevel"/>
    <w:tmpl w:val="55B46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87283D"/>
    <w:multiLevelType w:val="hybridMultilevel"/>
    <w:tmpl w:val="DEFCE4DE"/>
    <w:lvl w:ilvl="0" w:tplc="8D6249C4">
      <w:start w:val="1"/>
      <w:numFmt w:val="bullet"/>
      <w:pStyle w:val="BulletListLevel1"/>
      <w:lvlText w:val=""/>
      <w:lvlJc w:val="left"/>
      <w:pPr>
        <w:tabs>
          <w:tab w:val="num" w:pos="1656"/>
        </w:tabs>
        <w:ind w:left="1656" w:hanging="576"/>
      </w:pPr>
      <w:rPr>
        <w:rFonts w:ascii="Symbol" w:hAnsi="Symbol" w:hint="default"/>
      </w:rPr>
    </w:lvl>
    <w:lvl w:ilvl="1" w:tplc="B8A2D03A">
      <w:start w:val="1"/>
      <w:numFmt w:val="bullet"/>
      <w:lvlText w:val="o"/>
      <w:lvlJc w:val="left"/>
      <w:pPr>
        <w:ind w:left="1440" w:hanging="360"/>
      </w:pPr>
      <w:rPr>
        <w:rFonts w:ascii="Courier New" w:hAnsi="Courier New" w:hint="default"/>
      </w:rPr>
    </w:lvl>
    <w:lvl w:ilvl="2" w:tplc="59685262">
      <w:start w:val="1"/>
      <w:numFmt w:val="bullet"/>
      <w:lvlText w:val=""/>
      <w:lvlJc w:val="left"/>
      <w:pPr>
        <w:ind w:left="2160" w:hanging="288"/>
      </w:pPr>
      <w:rPr>
        <w:rFonts w:ascii="Wingdings" w:hAnsi="Wingdings" w:hint="default"/>
      </w:rPr>
    </w:lvl>
    <w:lvl w:ilvl="3" w:tplc="356CB7FC">
      <w:start w:val="1"/>
      <w:numFmt w:val="bullet"/>
      <w:lvlText w:val=""/>
      <w:lvlJc w:val="left"/>
      <w:pPr>
        <w:ind w:left="2880" w:hanging="360"/>
      </w:pPr>
      <w:rPr>
        <w:rFonts w:ascii="Symbol" w:hAnsi="Symbol" w:hint="default"/>
      </w:rPr>
    </w:lvl>
    <w:lvl w:ilvl="4" w:tplc="95DA6FF6">
      <w:start w:val="1"/>
      <w:numFmt w:val="bullet"/>
      <w:lvlText w:val="o"/>
      <w:lvlJc w:val="left"/>
      <w:pPr>
        <w:ind w:left="3600" w:hanging="360"/>
      </w:pPr>
      <w:rPr>
        <w:rFonts w:ascii="Courier New" w:hAnsi="Courier New" w:hint="default"/>
      </w:rPr>
    </w:lvl>
    <w:lvl w:ilvl="5" w:tplc="4AE0C788">
      <w:start w:val="1"/>
      <w:numFmt w:val="bullet"/>
      <w:lvlText w:val=""/>
      <w:lvlJc w:val="left"/>
      <w:pPr>
        <w:ind w:left="4320" w:hanging="288"/>
      </w:pPr>
      <w:rPr>
        <w:rFonts w:ascii="Wingdings" w:hAnsi="Wingdings" w:hint="default"/>
      </w:rPr>
    </w:lvl>
    <w:lvl w:ilvl="6" w:tplc="FF284EDC">
      <w:start w:val="1"/>
      <w:numFmt w:val="bullet"/>
      <w:lvlText w:val=""/>
      <w:lvlJc w:val="left"/>
      <w:pPr>
        <w:ind w:left="504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num w:numId="1">
    <w:abstractNumId w:val="17"/>
  </w:num>
  <w:num w:numId="2">
    <w:abstractNumId w:val="23"/>
  </w:num>
  <w:num w:numId="3">
    <w:abstractNumId w:val="20"/>
  </w:num>
  <w:num w:numId="4">
    <w:abstractNumId w:val="2"/>
  </w:num>
  <w:num w:numId="5">
    <w:abstractNumId w:val="1"/>
  </w:num>
  <w:num w:numId="6">
    <w:abstractNumId w:val="0"/>
  </w:num>
  <w:num w:numId="7">
    <w:abstractNumId w:val="9"/>
  </w:num>
  <w:num w:numId="8">
    <w:abstractNumId w:val="4"/>
  </w:num>
  <w:num w:numId="9">
    <w:abstractNumId w:val="8"/>
  </w:num>
  <w:num w:numId="10">
    <w:abstractNumId w:val="15"/>
  </w:num>
  <w:num w:numId="11">
    <w:abstractNumId w:val="11"/>
  </w:num>
  <w:num w:numId="12">
    <w:abstractNumId w:val="13"/>
  </w:num>
  <w:num w:numId="13">
    <w:abstractNumId w:val="18"/>
  </w:num>
  <w:num w:numId="14">
    <w:abstractNumId w:val="10"/>
  </w:num>
  <w:num w:numId="15">
    <w:abstractNumId w:val="14"/>
  </w:num>
  <w:num w:numId="16">
    <w:abstractNumId w:val="3"/>
  </w:num>
  <w:num w:numId="17">
    <w:abstractNumId w:val="16"/>
  </w:num>
  <w:num w:numId="18">
    <w:abstractNumId w:val="6"/>
  </w:num>
  <w:num w:numId="19">
    <w:abstractNumId w:val="5"/>
  </w:num>
  <w:num w:numId="20">
    <w:abstractNumId w:val="22"/>
  </w:num>
  <w:num w:numId="21">
    <w:abstractNumId w:val="21"/>
  </w:num>
  <w:num w:numId="22">
    <w:abstractNumId w:val="12"/>
  </w:num>
  <w:num w:numId="23">
    <w:abstractNumId w:val="7"/>
  </w:num>
  <w:num w:numId="24">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397"/>
  <w:drawingGridHorizontalSpacing w:val="11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80C"/>
    <w:rsid w:val="000001F7"/>
    <w:rsid w:val="00000424"/>
    <w:rsid w:val="0000097D"/>
    <w:rsid w:val="00002B28"/>
    <w:rsid w:val="00013385"/>
    <w:rsid w:val="0001406B"/>
    <w:rsid w:val="00014D3D"/>
    <w:rsid w:val="00014F26"/>
    <w:rsid w:val="00021572"/>
    <w:rsid w:val="00021F43"/>
    <w:rsid w:val="00022231"/>
    <w:rsid w:val="00024D57"/>
    <w:rsid w:val="0002574D"/>
    <w:rsid w:val="00027627"/>
    <w:rsid w:val="0003141A"/>
    <w:rsid w:val="000334FA"/>
    <w:rsid w:val="00033B89"/>
    <w:rsid w:val="00033CC2"/>
    <w:rsid w:val="00034813"/>
    <w:rsid w:val="00034B03"/>
    <w:rsid w:val="00040C7D"/>
    <w:rsid w:val="00041814"/>
    <w:rsid w:val="000435B3"/>
    <w:rsid w:val="00044264"/>
    <w:rsid w:val="0004630E"/>
    <w:rsid w:val="0005204E"/>
    <w:rsid w:val="00053AA4"/>
    <w:rsid w:val="00054286"/>
    <w:rsid w:val="0005465F"/>
    <w:rsid w:val="00060A21"/>
    <w:rsid w:val="00060CA2"/>
    <w:rsid w:val="00063522"/>
    <w:rsid w:val="0006468D"/>
    <w:rsid w:val="00065AA7"/>
    <w:rsid w:val="00066D64"/>
    <w:rsid w:val="00066F7A"/>
    <w:rsid w:val="000728E1"/>
    <w:rsid w:val="000753A4"/>
    <w:rsid w:val="00076B1F"/>
    <w:rsid w:val="00077CC3"/>
    <w:rsid w:val="00081155"/>
    <w:rsid w:val="00081ABF"/>
    <w:rsid w:val="00082B44"/>
    <w:rsid w:val="00082C83"/>
    <w:rsid w:val="00083B9B"/>
    <w:rsid w:val="00087B15"/>
    <w:rsid w:val="000935A6"/>
    <w:rsid w:val="00093C65"/>
    <w:rsid w:val="00094192"/>
    <w:rsid w:val="000943E1"/>
    <w:rsid w:val="000945DA"/>
    <w:rsid w:val="00096BF9"/>
    <w:rsid w:val="00096CD5"/>
    <w:rsid w:val="000A0E67"/>
    <w:rsid w:val="000A2E27"/>
    <w:rsid w:val="000A7D27"/>
    <w:rsid w:val="000B304B"/>
    <w:rsid w:val="000B433D"/>
    <w:rsid w:val="000B4F33"/>
    <w:rsid w:val="000B5222"/>
    <w:rsid w:val="000B57CD"/>
    <w:rsid w:val="000B6485"/>
    <w:rsid w:val="000C0829"/>
    <w:rsid w:val="000C08AE"/>
    <w:rsid w:val="000C1428"/>
    <w:rsid w:val="000C26E4"/>
    <w:rsid w:val="000C3673"/>
    <w:rsid w:val="000C6F3D"/>
    <w:rsid w:val="000C7A9C"/>
    <w:rsid w:val="000D0738"/>
    <w:rsid w:val="000D35AF"/>
    <w:rsid w:val="000D5DD8"/>
    <w:rsid w:val="000E0F3B"/>
    <w:rsid w:val="000E1B5D"/>
    <w:rsid w:val="000E2170"/>
    <w:rsid w:val="000F2E83"/>
    <w:rsid w:val="000F33A0"/>
    <w:rsid w:val="000F458B"/>
    <w:rsid w:val="000F4EC1"/>
    <w:rsid w:val="000F74EE"/>
    <w:rsid w:val="000F767C"/>
    <w:rsid w:val="000F76FC"/>
    <w:rsid w:val="00101802"/>
    <w:rsid w:val="00103531"/>
    <w:rsid w:val="001070E5"/>
    <w:rsid w:val="00111B89"/>
    <w:rsid w:val="00112270"/>
    <w:rsid w:val="0011299C"/>
    <w:rsid w:val="00114D90"/>
    <w:rsid w:val="00115424"/>
    <w:rsid w:val="00117430"/>
    <w:rsid w:val="001176AF"/>
    <w:rsid w:val="00117E51"/>
    <w:rsid w:val="00120958"/>
    <w:rsid w:val="0012357C"/>
    <w:rsid w:val="001251D9"/>
    <w:rsid w:val="00126B06"/>
    <w:rsid w:val="00127B5E"/>
    <w:rsid w:val="00130A70"/>
    <w:rsid w:val="0013177B"/>
    <w:rsid w:val="00133846"/>
    <w:rsid w:val="00134106"/>
    <w:rsid w:val="00134471"/>
    <w:rsid w:val="00140B82"/>
    <w:rsid w:val="00141981"/>
    <w:rsid w:val="001437C8"/>
    <w:rsid w:val="00143D57"/>
    <w:rsid w:val="00144608"/>
    <w:rsid w:val="00144E52"/>
    <w:rsid w:val="00145904"/>
    <w:rsid w:val="001509DE"/>
    <w:rsid w:val="00150F29"/>
    <w:rsid w:val="00152A54"/>
    <w:rsid w:val="00153E93"/>
    <w:rsid w:val="001564CB"/>
    <w:rsid w:val="00162C66"/>
    <w:rsid w:val="00163B29"/>
    <w:rsid w:val="00164624"/>
    <w:rsid w:val="001678F0"/>
    <w:rsid w:val="00167CE3"/>
    <w:rsid w:val="0017606C"/>
    <w:rsid w:val="00177D42"/>
    <w:rsid w:val="00181906"/>
    <w:rsid w:val="00182426"/>
    <w:rsid w:val="001829DC"/>
    <w:rsid w:val="0018445C"/>
    <w:rsid w:val="00185280"/>
    <w:rsid w:val="00187D44"/>
    <w:rsid w:val="00190415"/>
    <w:rsid w:val="001908BE"/>
    <w:rsid w:val="00190AE1"/>
    <w:rsid w:val="00191C59"/>
    <w:rsid w:val="001923AD"/>
    <w:rsid w:val="00192C26"/>
    <w:rsid w:val="00192CD3"/>
    <w:rsid w:val="001965AD"/>
    <w:rsid w:val="001A1142"/>
    <w:rsid w:val="001A14AE"/>
    <w:rsid w:val="001A2A64"/>
    <w:rsid w:val="001A4AE2"/>
    <w:rsid w:val="001A503C"/>
    <w:rsid w:val="001A755B"/>
    <w:rsid w:val="001B1609"/>
    <w:rsid w:val="001B2B3E"/>
    <w:rsid w:val="001B52F0"/>
    <w:rsid w:val="001B5462"/>
    <w:rsid w:val="001B5CEF"/>
    <w:rsid w:val="001B668E"/>
    <w:rsid w:val="001B6952"/>
    <w:rsid w:val="001B6AE2"/>
    <w:rsid w:val="001B79D8"/>
    <w:rsid w:val="001C1290"/>
    <w:rsid w:val="001C20C1"/>
    <w:rsid w:val="001C4634"/>
    <w:rsid w:val="001C4FE0"/>
    <w:rsid w:val="001C5635"/>
    <w:rsid w:val="001C5739"/>
    <w:rsid w:val="001C6BD6"/>
    <w:rsid w:val="001C78FC"/>
    <w:rsid w:val="001D7FBE"/>
    <w:rsid w:val="001E3BCC"/>
    <w:rsid w:val="001E3CA2"/>
    <w:rsid w:val="001E40DC"/>
    <w:rsid w:val="001E70FC"/>
    <w:rsid w:val="001E766E"/>
    <w:rsid w:val="001F08DD"/>
    <w:rsid w:val="001F307A"/>
    <w:rsid w:val="001F794F"/>
    <w:rsid w:val="001F7BB2"/>
    <w:rsid w:val="00200869"/>
    <w:rsid w:val="00200BB0"/>
    <w:rsid w:val="0020348F"/>
    <w:rsid w:val="002045F5"/>
    <w:rsid w:val="00207FA0"/>
    <w:rsid w:val="00210273"/>
    <w:rsid w:val="00214A4F"/>
    <w:rsid w:val="00214D50"/>
    <w:rsid w:val="0021658E"/>
    <w:rsid w:val="002208AB"/>
    <w:rsid w:val="0022107A"/>
    <w:rsid w:val="00227889"/>
    <w:rsid w:val="00231E50"/>
    <w:rsid w:val="00234CE7"/>
    <w:rsid w:val="00234E4D"/>
    <w:rsid w:val="0024115D"/>
    <w:rsid w:val="00241C0E"/>
    <w:rsid w:val="00242C4C"/>
    <w:rsid w:val="002437F0"/>
    <w:rsid w:val="00243E9A"/>
    <w:rsid w:val="00245EEC"/>
    <w:rsid w:val="002528E1"/>
    <w:rsid w:val="00255AD7"/>
    <w:rsid w:val="00255EEB"/>
    <w:rsid w:val="00261E3B"/>
    <w:rsid w:val="00265998"/>
    <w:rsid w:val="00270543"/>
    <w:rsid w:val="00271BC6"/>
    <w:rsid w:val="002726F1"/>
    <w:rsid w:val="002730AC"/>
    <w:rsid w:val="00275BD5"/>
    <w:rsid w:val="00275CB9"/>
    <w:rsid w:val="00276AFB"/>
    <w:rsid w:val="00280879"/>
    <w:rsid w:val="00282B19"/>
    <w:rsid w:val="00293501"/>
    <w:rsid w:val="002945D3"/>
    <w:rsid w:val="002969DD"/>
    <w:rsid w:val="002973FD"/>
    <w:rsid w:val="002A184D"/>
    <w:rsid w:val="002A2692"/>
    <w:rsid w:val="002A2AA4"/>
    <w:rsid w:val="002A2EE1"/>
    <w:rsid w:val="002A445A"/>
    <w:rsid w:val="002B51A6"/>
    <w:rsid w:val="002B5332"/>
    <w:rsid w:val="002B7EE5"/>
    <w:rsid w:val="002C09A4"/>
    <w:rsid w:val="002C10DF"/>
    <w:rsid w:val="002C1DEB"/>
    <w:rsid w:val="002C1F4D"/>
    <w:rsid w:val="002C3883"/>
    <w:rsid w:val="002C4071"/>
    <w:rsid w:val="002C50CF"/>
    <w:rsid w:val="002D0FEF"/>
    <w:rsid w:val="002D13BF"/>
    <w:rsid w:val="002D2451"/>
    <w:rsid w:val="002D421B"/>
    <w:rsid w:val="002D4F9F"/>
    <w:rsid w:val="002D51AF"/>
    <w:rsid w:val="002D5EFF"/>
    <w:rsid w:val="002D6F76"/>
    <w:rsid w:val="002E1650"/>
    <w:rsid w:val="002E413C"/>
    <w:rsid w:val="002E4C4B"/>
    <w:rsid w:val="002F0098"/>
    <w:rsid w:val="002F2720"/>
    <w:rsid w:val="002F5212"/>
    <w:rsid w:val="002F7374"/>
    <w:rsid w:val="00301173"/>
    <w:rsid w:val="00302199"/>
    <w:rsid w:val="00302C08"/>
    <w:rsid w:val="003069E4"/>
    <w:rsid w:val="00306F5D"/>
    <w:rsid w:val="00314AF3"/>
    <w:rsid w:val="003203F7"/>
    <w:rsid w:val="003206CF"/>
    <w:rsid w:val="00320D93"/>
    <w:rsid w:val="00322F20"/>
    <w:rsid w:val="00327F52"/>
    <w:rsid w:val="003301AD"/>
    <w:rsid w:val="003317C1"/>
    <w:rsid w:val="00332F91"/>
    <w:rsid w:val="00333E27"/>
    <w:rsid w:val="00333EFE"/>
    <w:rsid w:val="00334D18"/>
    <w:rsid w:val="00337D2F"/>
    <w:rsid w:val="00341160"/>
    <w:rsid w:val="003412AA"/>
    <w:rsid w:val="00341308"/>
    <w:rsid w:val="00341316"/>
    <w:rsid w:val="00342ED3"/>
    <w:rsid w:val="003444A9"/>
    <w:rsid w:val="00350E5C"/>
    <w:rsid w:val="003522D7"/>
    <w:rsid w:val="00355CAD"/>
    <w:rsid w:val="00356A27"/>
    <w:rsid w:val="003614F4"/>
    <w:rsid w:val="00363275"/>
    <w:rsid w:val="003636F6"/>
    <w:rsid w:val="003641CB"/>
    <w:rsid w:val="0036682A"/>
    <w:rsid w:val="00371A96"/>
    <w:rsid w:val="00372353"/>
    <w:rsid w:val="00373FEE"/>
    <w:rsid w:val="00374A36"/>
    <w:rsid w:val="00374B98"/>
    <w:rsid w:val="003753E9"/>
    <w:rsid w:val="00375C6F"/>
    <w:rsid w:val="00376F45"/>
    <w:rsid w:val="00381AD6"/>
    <w:rsid w:val="00382B83"/>
    <w:rsid w:val="00382F20"/>
    <w:rsid w:val="00383FEA"/>
    <w:rsid w:val="00384452"/>
    <w:rsid w:val="00390752"/>
    <w:rsid w:val="0039302F"/>
    <w:rsid w:val="003A15AC"/>
    <w:rsid w:val="003A2DF8"/>
    <w:rsid w:val="003A4B6B"/>
    <w:rsid w:val="003B027B"/>
    <w:rsid w:val="003B0B76"/>
    <w:rsid w:val="003B13B7"/>
    <w:rsid w:val="003B2723"/>
    <w:rsid w:val="003B493A"/>
    <w:rsid w:val="003B495C"/>
    <w:rsid w:val="003B5124"/>
    <w:rsid w:val="003B63D0"/>
    <w:rsid w:val="003C031F"/>
    <w:rsid w:val="003C0905"/>
    <w:rsid w:val="003C108A"/>
    <w:rsid w:val="003C2207"/>
    <w:rsid w:val="003C3A7E"/>
    <w:rsid w:val="003C7884"/>
    <w:rsid w:val="003D2707"/>
    <w:rsid w:val="003D2E41"/>
    <w:rsid w:val="003D2EC8"/>
    <w:rsid w:val="003D52CC"/>
    <w:rsid w:val="003D70A2"/>
    <w:rsid w:val="003E328B"/>
    <w:rsid w:val="003E6908"/>
    <w:rsid w:val="003E7890"/>
    <w:rsid w:val="003E7AD0"/>
    <w:rsid w:val="003E7EDD"/>
    <w:rsid w:val="003F19ED"/>
    <w:rsid w:val="003F1EFF"/>
    <w:rsid w:val="003F6E91"/>
    <w:rsid w:val="003F7A14"/>
    <w:rsid w:val="00400761"/>
    <w:rsid w:val="00400CBC"/>
    <w:rsid w:val="00403B2F"/>
    <w:rsid w:val="00403E61"/>
    <w:rsid w:val="00405E6C"/>
    <w:rsid w:val="004074CB"/>
    <w:rsid w:val="00407BDF"/>
    <w:rsid w:val="0041048E"/>
    <w:rsid w:val="00411EB3"/>
    <w:rsid w:val="00412FC0"/>
    <w:rsid w:val="00416B96"/>
    <w:rsid w:val="0042012E"/>
    <w:rsid w:val="0042159A"/>
    <w:rsid w:val="004217BB"/>
    <w:rsid w:val="00421BA2"/>
    <w:rsid w:val="00424741"/>
    <w:rsid w:val="00424919"/>
    <w:rsid w:val="0042597E"/>
    <w:rsid w:val="00431103"/>
    <w:rsid w:val="004350EC"/>
    <w:rsid w:val="004356AC"/>
    <w:rsid w:val="00446032"/>
    <w:rsid w:val="00452064"/>
    <w:rsid w:val="00452E8C"/>
    <w:rsid w:val="00454AD2"/>
    <w:rsid w:val="00460A3A"/>
    <w:rsid w:val="00461EEF"/>
    <w:rsid w:val="00463D8D"/>
    <w:rsid w:val="00465698"/>
    <w:rsid w:val="00476E16"/>
    <w:rsid w:val="00480307"/>
    <w:rsid w:val="0048084C"/>
    <w:rsid w:val="00480FF6"/>
    <w:rsid w:val="00481064"/>
    <w:rsid w:val="00483467"/>
    <w:rsid w:val="00483DB2"/>
    <w:rsid w:val="00486E66"/>
    <w:rsid w:val="004902E4"/>
    <w:rsid w:val="00490FFE"/>
    <w:rsid w:val="00491E4E"/>
    <w:rsid w:val="00492625"/>
    <w:rsid w:val="00492FAD"/>
    <w:rsid w:val="00494A6F"/>
    <w:rsid w:val="00495102"/>
    <w:rsid w:val="00495431"/>
    <w:rsid w:val="00495D00"/>
    <w:rsid w:val="00496144"/>
    <w:rsid w:val="004A416C"/>
    <w:rsid w:val="004A60E4"/>
    <w:rsid w:val="004B0850"/>
    <w:rsid w:val="004B104D"/>
    <w:rsid w:val="004B1A1C"/>
    <w:rsid w:val="004B4042"/>
    <w:rsid w:val="004B593E"/>
    <w:rsid w:val="004C1FE1"/>
    <w:rsid w:val="004C2565"/>
    <w:rsid w:val="004C7E00"/>
    <w:rsid w:val="004D030A"/>
    <w:rsid w:val="004D33EE"/>
    <w:rsid w:val="004D7594"/>
    <w:rsid w:val="004D75FB"/>
    <w:rsid w:val="004E0423"/>
    <w:rsid w:val="004E25CB"/>
    <w:rsid w:val="004E25E5"/>
    <w:rsid w:val="004E5F30"/>
    <w:rsid w:val="004E6030"/>
    <w:rsid w:val="004E669C"/>
    <w:rsid w:val="004E6CC9"/>
    <w:rsid w:val="004F0113"/>
    <w:rsid w:val="004F0836"/>
    <w:rsid w:val="004F0878"/>
    <w:rsid w:val="004F40C7"/>
    <w:rsid w:val="004F5E52"/>
    <w:rsid w:val="00500A66"/>
    <w:rsid w:val="005072B2"/>
    <w:rsid w:val="00510D9B"/>
    <w:rsid w:val="00512123"/>
    <w:rsid w:val="005130EA"/>
    <w:rsid w:val="00513C98"/>
    <w:rsid w:val="00513E8B"/>
    <w:rsid w:val="00514328"/>
    <w:rsid w:val="00515F95"/>
    <w:rsid w:val="005216AC"/>
    <w:rsid w:val="00526C94"/>
    <w:rsid w:val="00536726"/>
    <w:rsid w:val="00550F4F"/>
    <w:rsid w:val="00554BE1"/>
    <w:rsid w:val="00555496"/>
    <w:rsid w:val="00555ADA"/>
    <w:rsid w:val="005565CC"/>
    <w:rsid w:val="005573BF"/>
    <w:rsid w:val="005607ED"/>
    <w:rsid w:val="00560D2C"/>
    <w:rsid w:val="00563829"/>
    <w:rsid w:val="005670EB"/>
    <w:rsid w:val="0056790B"/>
    <w:rsid w:val="005707FA"/>
    <w:rsid w:val="00572AB7"/>
    <w:rsid w:val="00572FA7"/>
    <w:rsid w:val="00573167"/>
    <w:rsid w:val="005734A7"/>
    <w:rsid w:val="00576EA0"/>
    <w:rsid w:val="00576F20"/>
    <w:rsid w:val="00576FBB"/>
    <w:rsid w:val="00580D09"/>
    <w:rsid w:val="00581EE2"/>
    <w:rsid w:val="00584165"/>
    <w:rsid w:val="00585227"/>
    <w:rsid w:val="00587FC7"/>
    <w:rsid w:val="005923CA"/>
    <w:rsid w:val="00595F48"/>
    <w:rsid w:val="0059728C"/>
    <w:rsid w:val="005A0DE5"/>
    <w:rsid w:val="005A1246"/>
    <w:rsid w:val="005A1933"/>
    <w:rsid w:val="005A30AE"/>
    <w:rsid w:val="005A3E48"/>
    <w:rsid w:val="005A69DC"/>
    <w:rsid w:val="005B5E69"/>
    <w:rsid w:val="005B6863"/>
    <w:rsid w:val="005C20C9"/>
    <w:rsid w:val="005C4047"/>
    <w:rsid w:val="005C647C"/>
    <w:rsid w:val="005D222D"/>
    <w:rsid w:val="005D3324"/>
    <w:rsid w:val="005D3812"/>
    <w:rsid w:val="005E02F2"/>
    <w:rsid w:val="005E0EF9"/>
    <w:rsid w:val="005E1B76"/>
    <w:rsid w:val="005E419B"/>
    <w:rsid w:val="005E4A68"/>
    <w:rsid w:val="005E6647"/>
    <w:rsid w:val="005F257E"/>
    <w:rsid w:val="005F3C23"/>
    <w:rsid w:val="005F4FA8"/>
    <w:rsid w:val="005F5F15"/>
    <w:rsid w:val="005F64D0"/>
    <w:rsid w:val="005F7B79"/>
    <w:rsid w:val="005F7BCB"/>
    <w:rsid w:val="00601BED"/>
    <w:rsid w:val="00607684"/>
    <w:rsid w:val="00607E4B"/>
    <w:rsid w:val="00613532"/>
    <w:rsid w:val="00620992"/>
    <w:rsid w:val="006210E1"/>
    <w:rsid w:val="00622F06"/>
    <w:rsid w:val="0062380C"/>
    <w:rsid w:val="006242CA"/>
    <w:rsid w:val="00625FF7"/>
    <w:rsid w:val="006275D0"/>
    <w:rsid w:val="00630C4C"/>
    <w:rsid w:val="00635E6E"/>
    <w:rsid w:val="00637573"/>
    <w:rsid w:val="00637DCB"/>
    <w:rsid w:val="00642AE2"/>
    <w:rsid w:val="00643BAE"/>
    <w:rsid w:val="00643F40"/>
    <w:rsid w:val="0064400B"/>
    <w:rsid w:val="0064449E"/>
    <w:rsid w:val="006477E0"/>
    <w:rsid w:val="00647F9D"/>
    <w:rsid w:val="0065513C"/>
    <w:rsid w:val="00655BE4"/>
    <w:rsid w:val="00660B15"/>
    <w:rsid w:val="0066252D"/>
    <w:rsid w:val="00663B89"/>
    <w:rsid w:val="006713C1"/>
    <w:rsid w:val="00672A5F"/>
    <w:rsid w:val="00674987"/>
    <w:rsid w:val="00674CF0"/>
    <w:rsid w:val="006766D1"/>
    <w:rsid w:val="0068156D"/>
    <w:rsid w:val="00684ADF"/>
    <w:rsid w:val="006850D7"/>
    <w:rsid w:val="00686C1F"/>
    <w:rsid w:val="00686CBE"/>
    <w:rsid w:val="0068716A"/>
    <w:rsid w:val="00687439"/>
    <w:rsid w:val="006903B2"/>
    <w:rsid w:val="006909C1"/>
    <w:rsid w:val="006946AE"/>
    <w:rsid w:val="0069682F"/>
    <w:rsid w:val="006A5B93"/>
    <w:rsid w:val="006A6120"/>
    <w:rsid w:val="006A7234"/>
    <w:rsid w:val="006A7A63"/>
    <w:rsid w:val="006B01D2"/>
    <w:rsid w:val="006B2723"/>
    <w:rsid w:val="006B2DBA"/>
    <w:rsid w:val="006B383A"/>
    <w:rsid w:val="006B44AF"/>
    <w:rsid w:val="006B6C20"/>
    <w:rsid w:val="006C272E"/>
    <w:rsid w:val="006C3832"/>
    <w:rsid w:val="006D0386"/>
    <w:rsid w:val="006D07AC"/>
    <w:rsid w:val="006D3FEE"/>
    <w:rsid w:val="006D56E2"/>
    <w:rsid w:val="006D66A0"/>
    <w:rsid w:val="006E0F16"/>
    <w:rsid w:val="006E2232"/>
    <w:rsid w:val="006E30F3"/>
    <w:rsid w:val="006E352E"/>
    <w:rsid w:val="006E367D"/>
    <w:rsid w:val="006E3742"/>
    <w:rsid w:val="006E49B4"/>
    <w:rsid w:val="006E7016"/>
    <w:rsid w:val="006E7A9C"/>
    <w:rsid w:val="006F015E"/>
    <w:rsid w:val="006F0694"/>
    <w:rsid w:val="006F4DA8"/>
    <w:rsid w:val="006F772F"/>
    <w:rsid w:val="007017BC"/>
    <w:rsid w:val="00704570"/>
    <w:rsid w:val="00704D45"/>
    <w:rsid w:val="007052EC"/>
    <w:rsid w:val="00710A1C"/>
    <w:rsid w:val="00713C59"/>
    <w:rsid w:val="007140C0"/>
    <w:rsid w:val="00716D14"/>
    <w:rsid w:val="00722D54"/>
    <w:rsid w:val="00724D23"/>
    <w:rsid w:val="00725F70"/>
    <w:rsid w:val="00727DE9"/>
    <w:rsid w:val="00730582"/>
    <w:rsid w:val="007306DE"/>
    <w:rsid w:val="007324C8"/>
    <w:rsid w:val="00736AB8"/>
    <w:rsid w:val="00741CE3"/>
    <w:rsid w:val="00743B7D"/>
    <w:rsid w:val="00743E74"/>
    <w:rsid w:val="00751391"/>
    <w:rsid w:val="00751491"/>
    <w:rsid w:val="007517D1"/>
    <w:rsid w:val="00753D08"/>
    <w:rsid w:val="0075408B"/>
    <w:rsid w:val="007542EE"/>
    <w:rsid w:val="00754A6D"/>
    <w:rsid w:val="00755391"/>
    <w:rsid w:val="00756602"/>
    <w:rsid w:val="00757F64"/>
    <w:rsid w:val="0076023D"/>
    <w:rsid w:val="007607FD"/>
    <w:rsid w:val="00766006"/>
    <w:rsid w:val="007677CB"/>
    <w:rsid w:val="007727EC"/>
    <w:rsid w:val="00773137"/>
    <w:rsid w:val="0077365D"/>
    <w:rsid w:val="00773C4D"/>
    <w:rsid w:val="00776D53"/>
    <w:rsid w:val="00776D5C"/>
    <w:rsid w:val="00777D46"/>
    <w:rsid w:val="00780669"/>
    <w:rsid w:val="0078113C"/>
    <w:rsid w:val="007819C5"/>
    <w:rsid w:val="007825C4"/>
    <w:rsid w:val="00783128"/>
    <w:rsid w:val="00783887"/>
    <w:rsid w:val="0078632F"/>
    <w:rsid w:val="0079070E"/>
    <w:rsid w:val="00791401"/>
    <w:rsid w:val="0079240E"/>
    <w:rsid w:val="00797544"/>
    <w:rsid w:val="00797DAC"/>
    <w:rsid w:val="007A0DAB"/>
    <w:rsid w:val="007A2745"/>
    <w:rsid w:val="007A289A"/>
    <w:rsid w:val="007A3650"/>
    <w:rsid w:val="007A39B4"/>
    <w:rsid w:val="007A48CB"/>
    <w:rsid w:val="007A598F"/>
    <w:rsid w:val="007B0BA8"/>
    <w:rsid w:val="007B2013"/>
    <w:rsid w:val="007B2420"/>
    <w:rsid w:val="007B246C"/>
    <w:rsid w:val="007B29A5"/>
    <w:rsid w:val="007B4F4A"/>
    <w:rsid w:val="007B582D"/>
    <w:rsid w:val="007C13F2"/>
    <w:rsid w:val="007C458D"/>
    <w:rsid w:val="007C559D"/>
    <w:rsid w:val="007D0A3D"/>
    <w:rsid w:val="007D2B9C"/>
    <w:rsid w:val="007D4166"/>
    <w:rsid w:val="007E17F5"/>
    <w:rsid w:val="007E3F0A"/>
    <w:rsid w:val="007E5769"/>
    <w:rsid w:val="007E63AE"/>
    <w:rsid w:val="007E6FB2"/>
    <w:rsid w:val="007E7E0F"/>
    <w:rsid w:val="007F4F33"/>
    <w:rsid w:val="007F5078"/>
    <w:rsid w:val="007F59F3"/>
    <w:rsid w:val="008010BD"/>
    <w:rsid w:val="00801B69"/>
    <w:rsid w:val="00802DB5"/>
    <w:rsid w:val="00805B3A"/>
    <w:rsid w:val="00807684"/>
    <w:rsid w:val="00816C5B"/>
    <w:rsid w:val="00820427"/>
    <w:rsid w:val="0082064B"/>
    <w:rsid w:val="008217CA"/>
    <w:rsid w:val="00824612"/>
    <w:rsid w:val="00832C5B"/>
    <w:rsid w:val="008339AF"/>
    <w:rsid w:val="00837AC8"/>
    <w:rsid w:val="00845D43"/>
    <w:rsid w:val="0085030C"/>
    <w:rsid w:val="00852BC2"/>
    <w:rsid w:val="00852E6D"/>
    <w:rsid w:val="00853BD4"/>
    <w:rsid w:val="00853D87"/>
    <w:rsid w:val="008551E1"/>
    <w:rsid w:val="00857B78"/>
    <w:rsid w:val="008611D1"/>
    <w:rsid w:val="008618CF"/>
    <w:rsid w:val="00863123"/>
    <w:rsid w:val="00864915"/>
    <w:rsid w:val="00866F8F"/>
    <w:rsid w:val="00870AF8"/>
    <w:rsid w:val="00871807"/>
    <w:rsid w:val="008729EF"/>
    <w:rsid w:val="00873740"/>
    <w:rsid w:val="00873AF4"/>
    <w:rsid w:val="00875B60"/>
    <w:rsid w:val="00876A3A"/>
    <w:rsid w:val="00876B1B"/>
    <w:rsid w:val="00876DAC"/>
    <w:rsid w:val="00876DF0"/>
    <w:rsid w:val="0088191C"/>
    <w:rsid w:val="00882FEC"/>
    <w:rsid w:val="0088392E"/>
    <w:rsid w:val="00886D73"/>
    <w:rsid w:val="0089036F"/>
    <w:rsid w:val="008904F8"/>
    <w:rsid w:val="00890A31"/>
    <w:rsid w:val="0089556C"/>
    <w:rsid w:val="008962A4"/>
    <w:rsid w:val="008A15A5"/>
    <w:rsid w:val="008A4CF2"/>
    <w:rsid w:val="008A7867"/>
    <w:rsid w:val="008B234A"/>
    <w:rsid w:val="008B2610"/>
    <w:rsid w:val="008B329E"/>
    <w:rsid w:val="008B4C47"/>
    <w:rsid w:val="008B5312"/>
    <w:rsid w:val="008B73EB"/>
    <w:rsid w:val="008B7DB3"/>
    <w:rsid w:val="008C22CF"/>
    <w:rsid w:val="008C3A41"/>
    <w:rsid w:val="008C52E9"/>
    <w:rsid w:val="008C7772"/>
    <w:rsid w:val="008D2750"/>
    <w:rsid w:val="008D4572"/>
    <w:rsid w:val="008E0BD4"/>
    <w:rsid w:val="008E35D3"/>
    <w:rsid w:val="008E45C7"/>
    <w:rsid w:val="008E5F59"/>
    <w:rsid w:val="008E7BA9"/>
    <w:rsid w:val="008F43B6"/>
    <w:rsid w:val="008F4C13"/>
    <w:rsid w:val="008F7ADE"/>
    <w:rsid w:val="0090039E"/>
    <w:rsid w:val="0090473C"/>
    <w:rsid w:val="00905FF2"/>
    <w:rsid w:val="00906128"/>
    <w:rsid w:val="00906C64"/>
    <w:rsid w:val="009079F6"/>
    <w:rsid w:val="00911A29"/>
    <w:rsid w:val="0091587C"/>
    <w:rsid w:val="00916E05"/>
    <w:rsid w:val="009222AA"/>
    <w:rsid w:val="0092301E"/>
    <w:rsid w:val="00924144"/>
    <w:rsid w:val="00925788"/>
    <w:rsid w:val="00926A28"/>
    <w:rsid w:val="00927907"/>
    <w:rsid w:val="00934776"/>
    <w:rsid w:val="009348B6"/>
    <w:rsid w:val="00934AE1"/>
    <w:rsid w:val="00940A30"/>
    <w:rsid w:val="00941F62"/>
    <w:rsid w:val="00942E46"/>
    <w:rsid w:val="00947C36"/>
    <w:rsid w:val="0095268C"/>
    <w:rsid w:val="00953411"/>
    <w:rsid w:val="00955F68"/>
    <w:rsid w:val="00956B41"/>
    <w:rsid w:val="00956D70"/>
    <w:rsid w:val="009576C7"/>
    <w:rsid w:val="009605FF"/>
    <w:rsid w:val="00960894"/>
    <w:rsid w:val="0096467D"/>
    <w:rsid w:val="00970F77"/>
    <w:rsid w:val="00971A1C"/>
    <w:rsid w:val="00973107"/>
    <w:rsid w:val="00973748"/>
    <w:rsid w:val="00974B9B"/>
    <w:rsid w:val="00975856"/>
    <w:rsid w:val="00976379"/>
    <w:rsid w:val="00981758"/>
    <w:rsid w:val="0098563C"/>
    <w:rsid w:val="00985F9D"/>
    <w:rsid w:val="009864CF"/>
    <w:rsid w:val="0099138C"/>
    <w:rsid w:val="009A0BEB"/>
    <w:rsid w:val="009A19E5"/>
    <w:rsid w:val="009A3286"/>
    <w:rsid w:val="009A3BD2"/>
    <w:rsid w:val="009A3D5A"/>
    <w:rsid w:val="009A44DC"/>
    <w:rsid w:val="009A4C7A"/>
    <w:rsid w:val="009A7622"/>
    <w:rsid w:val="009B1D17"/>
    <w:rsid w:val="009B2B06"/>
    <w:rsid w:val="009B3059"/>
    <w:rsid w:val="009B3274"/>
    <w:rsid w:val="009B50AD"/>
    <w:rsid w:val="009C4C46"/>
    <w:rsid w:val="009C51E7"/>
    <w:rsid w:val="009C59C1"/>
    <w:rsid w:val="009D00AD"/>
    <w:rsid w:val="009D1071"/>
    <w:rsid w:val="009D43FE"/>
    <w:rsid w:val="009D534A"/>
    <w:rsid w:val="009D6176"/>
    <w:rsid w:val="009D6A8B"/>
    <w:rsid w:val="009E170A"/>
    <w:rsid w:val="009E3056"/>
    <w:rsid w:val="009E765A"/>
    <w:rsid w:val="009F022D"/>
    <w:rsid w:val="009F0EFE"/>
    <w:rsid w:val="009F2157"/>
    <w:rsid w:val="009F2512"/>
    <w:rsid w:val="009F2A3F"/>
    <w:rsid w:val="009F2B2C"/>
    <w:rsid w:val="009F3F22"/>
    <w:rsid w:val="009F6C5A"/>
    <w:rsid w:val="00A00C6E"/>
    <w:rsid w:val="00A00E3F"/>
    <w:rsid w:val="00A03788"/>
    <w:rsid w:val="00A07454"/>
    <w:rsid w:val="00A10371"/>
    <w:rsid w:val="00A10373"/>
    <w:rsid w:val="00A112FE"/>
    <w:rsid w:val="00A14A6C"/>
    <w:rsid w:val="00A156A5"/>
    <w:rsid w:val="00A20ADC"/>
    <w:rsid w:val="00A21296"/>
    <w:rsid w:val="00A21969"/>
    <w:rsid w:val="00A223CA"/>
    <w:rsid w:val="00A27580"/>
    <w:rsid w:val="00A27F3F"/>
    <w:rsid w:val="00A30E46"/>
    <w:rsid w:val="00A31379"/>
    <w:rsid w:val="00A351D0"/>
    <w:rsid w:val="00A351D7"/>
    <w:rsid w:val="00A35439"/>
    <w:rsid w:val="00A356D7"/>
    <w:rsid w:val="00A37EF2"/>
    <w:rsid w:val="00A40F53"/>
    <w:rsid w:val="00A446D5"/>
    <w:rsid w:val="00A44E32"/>
    <w:rsid w:val="00A4512B"/>
    <w:rsid w:val="00A45DE9"/>
    <w:rsid w:val="00A46041"/>
    <w:rsid w:val="00A4694F"/>
    <w:rsid w:val="00A51BB2"/>
    <w:rsid w:val="00A52E69"/>
    <w:rsid w:val="00A5483B"/>
    <w:rsid w:val="00A55EE0"/>
    <w:rsid w:val="00A5712C"/>
    <w:rsid w:val="00A571C4"/>
    <w:rsid w:val="00A57515"/>
    <w:rsid w:val="00A636AC"/>
    <w:rsid w:val="00A642A9"/>
    <w:rsid w:val="00A65344"/>
    <w:rsid w:val="00A657FC"/>
    <w:rsid w:val="00A65AED"/>
    <w:rsid w:val="00A6608C"/>
    <w:rsid w:val="00A7090F"/>
    <w:rsid w:val="00A71134"/>
    <w:rsid w:val="00A7439F"/>
    <w:rsid w:val="00A8045A"/>
    <w:rsid w:val="00A815CB"/>
    <w:rsid w:val="00A85C67"/>
    <w:rsid w:val="00A868E1"/>
    <w:rsid w:val="00A87BCA"/>
    <w:rsid w:val="00A900FC"/>
    <w:rsid w:val="00A902EB"/>
    <w:rsid w:val="00A90A8A"/>
    <w:rsid w:val="00A90C2D"/>
    <w:rsid w:val="00A91221"/>
    <w:rsid w:val="00A9123D"/>
    <w:rsid w:val="00A932F5"/>
    <w:rsid w:val="00A95B7F"/>
    <w:rsid w:val="00A962EC"/>
    <w:rsid w:val="00AA1905"/>
    <w:rsid w:val="00AA26C0"/>
    <w:rsid w:val="00AA2771"/>
    <w:rsid w:val="00AA4DD3"/>
    <w:rsid w:val="00AB1FB2"/>
    <w:rsid w:val="00AB24ED"/>
    <w:rsid w:val="00AB351B"/>
    <w:rsid w:val="00AB3990"/>
    <w:rsid w:val="00AB3F4F"/>
    <w:rsid w:val="00AB4999"/>
    <w:rsid w:val="00AC2629"/>
    <w:rsid w:val="00AC2E65"/>
    <w:rsid w:val="00AC39F0"/>
    <w:rsid w:val="00AD2B83"/>
    <w:rsid w:val="00AD4C3D"/>
    <w:rsid w:val="00AD680E"/>
    <w:rsid w:val="00AD6F08"/>
    <w:rsid w:val="00AE2243"/>
    <w:rsid w:val="00AE26C7"/>
    <w:rsid w:val="00AE425B"/>
    <w:rsid w:val="00AE4814"/>
    <w:rsid w:val="00AE4DD9"/>
    <w:rsid w:val="00AE5B83"/>
    <w:rsid w:val="00AF1945"/>
    <w:rsid w:val="00AF1EB6"/>
    <w:rsid w:val="00AF37A3"/>
    <w:rsid w:val="00AF5084"/>
    <w:rsid w:val="00AF536F"/>
    <w:rsid w:val="00AF53E2"/>
    <w:rsid w:val="00AF6B5C"/>
    <w:rsid w:val="00AF76AF"/>
    <w:rsid w:val="00AF7F6C"/>
    <w:rsid w:val="00B00657"/>
    <w:rsid w:val="00B01BB5"/>
    <w:rsid w:val="00B03D92"/>
    <w:rsid w:val="00B07F55"/>
    <w:rsid w:val="00B11B45"/>
    <w:rsid w:val="00B143B6"/>
    <w:rsid w:val="00B144BB"/>
    <w:rsid w:val="00B15703"/>
    <w:rsid w:val="00B1763A"/>
    <w:rsid w:val="00B21346"/>
    <w:rsid w:val="00B23409"/>
    <w:rsid w:val="00B238B3"/>
    <w:rsid w:val="00B27287"/>
    <w:rsid w:val="00B31C7C"/>
    <w:rsid w:val="00B3363E"/>
    <w:rsid w:val="00B3367F"/>
    <w:rsid w:val="00B3391D"/>
    <w:rsid w:val="00B33C5D"/>
    <w:rsid w:val="00B34039"/>
    <w:rsid w:val="00B343D5"/>
    <w:rsid w:val="00B36805"/>
    <w:rsid w:val="00B37455"/>
    <w:rsid w:val="00B40361"/>
    <w:rsid w:val="00B406F9"/>
    <w:rsid w:val="00B4098C"/>
    <w:rsid w:val="00B45F01"/>
    <w:rsid w:val="00B47ACB"/>
    <w:rsid w:val="00B520F6"/>
    <w:rsid w:val="00B574EB"/>
    <w:rsid w:val="00B620EB"/>
    <w:rsid w:val="00B639CD"/>
    <w:rsid w:val="00B645E9"/>
    <w:rsid w:val="00B64FF0"/>
    <w:rsid w:val="00B65261"/>
    <w:rsid w:val="00B71F3B"/>
    <w:rsid w:val="00B721CE"/>
    <w:rsid w:val="00B7339B"/>
    <w:rsid w:val="00B76C43"/>
    <w:rsid w:val="00B83E56"/>
    <w:rsid w:val="00B8505B"/>
    <w:rsid w:val="00B8598B"/>
    <w:rsid w:val="00B86736"/>
    <w:rsid w:val="00B867E2"/>
    <w:rsid w:val="00B877C1"/>
    <w:rsid w:val="00B913A4"/>
    <w:rsid w:val="00B91DF5"/>
    <w:rsid w:val="00B922BC"/>
    <w:rsid w:val="00B940A1"/>
    <w:rsid w:val="00B95FDA"/>
    <w:rsid w:val="00B9612E"/>
    <w:rsid w:val="00B97245"/>
    <w:rsid w:val="00B9786F"/>
    <w:rsid w:val="00B97F60"/>
    <w:rsid w:val="00BA1E36"/>
    <w:rsid w:val="00BA2B7B"/>
    <w:rsid w:val="00BA3EC2"/>
    <w:rsid w:val="00BA5C93"/>
    <w:rsid w:val="00BA5EF3"/>
    <w:rsid w:val="00BA641C"/>
    <w:rsid w:val="00BB0899"/>
    <w:rsid w:val="00BB1BF5"/>
    <w:rsid w:val="00BB4A2C"/>
    <w:rsid w:val="00BB5462"/>
    <w:rsid w:val="00BC01E3"/>
    <w:rsid w:val="00BC03B6"/>
    <w:rsid w:val="00BC05F7"/>
    <w:rsid w:val="00BC0EF4"/>
    <w:rsid w:val="00BC2CEC"/>
    <w:rsid w:val="00BC4F08"/>
    <w:rsid w:val="00BC56CD"/>
    <w:rsid w:val="00BC58FC"/>
    <w:rsid w:val="00BC6461"/>
    <w:rsid w:val="00BC6A57"/>
    <w:rsid w:val="00BC7E0A"/>
    <w:rsid w:val="00BD082B"/>
    <w:rsid w:val="00BD6A1B"/>
    <w:rsid w:val="00BD6AAE"/>
    <w:rsid w:val="00BD6F19"/>
    <w:rsid w:val="00BD7010"/>
    <w:rsid w:val="00BD7522"/>
    <w:rsid w:val="00BF29FA"/>
    <w:rsid w:val="00BF335A"/>
    <w:rsid w:val="00BF3573"/>
    <w:rsid w:val="00C0326D"/>
    <w:rsid w:val="00C113F3"/>
    <w:rsid w:val="00C12BB8"/>
    <w:rsid w:val="00C12F3D"/>
    <w:rsid w:val="00C13813"/>
    <w:rsid w:val="00C1701D"/>
    <w:rsid w:val="00C210F3"/>
    <w:rsid w:val="00C21134"/>
    <w:rsid w:val="00C2171F"/>
    <w:rsid w:val="00C22667"/>
    <w:rsid w:val="00C241D0"/>
    <w:rsid w:val="00C254B4"/>
    <w:rsid w:val="00C27131"/>
    <w:rsid w:val="00C30126"/>
    <w:rsid w:val="00C30D8D"/>
    <w:rsid w:val="00C32194"/>
    <w:rsid w:val="00C340F8"/>
    <w:rsid w:val="00C36714"/>
    <w:rsid w:val="00C36C16"/>
    <w:rsid w:val="00C36DA2"/>
    <w:rsid w:val="00C370C4"/>
    <w:rsid w:val="00C3777E"/>
    <w:rsid w:val="00C43A49"/>
    <w:rsid w:val="00C43C55"/>
    <w:rsid w:val="00C45B86"/>
    <w:rsid w:val="00C46D83"/>
    <w:rsid w:val="00C470F3"/>
    <w:rsid w:val="00C47A33"/>
    <w:rsid w:val="00C50477"/>
    <w:rsid w:val="00C55FF7"/>
    <w:rsid w:val="00C56B99"/>
    <w:rsid w:val="00C65E93"/>
    <w:rsid w:val="00C714F5"/>
    <w:rsid w:val="00C72F03"/>
    <w:rsid w:val="00C73290"/>
    <w:rsid w:val="00C737E9"/>
    <w:rsid w:val="00C75B2D"/>
    <w:rsid w:val="00C81102"/>
    <w:rsid w:val="00C852A1"/>
    <w:rsid w:val="00C85FC2"/>
    <w:rsid w:val="00C8690A"/>
    <w:rsid w:val="00C94F2E"/>
    <w:rsid w:val="00C9734C"/>
    <w:rsid w:val="00CA0310"/>
    <w:rsid w:val="00CA2459"/>
    <w:rsid w:val="00CA3AE2"/>
    <w:rsid w:val="00CB283C"/>
    <w:rsid w:val="00CB38EE"/>
    <w:rsid w:val="00CB3B57"/>
    <w:rsid w:val="00CB3F63"/>
    <w:rsid w:val="00CC0341"/>
    <w:rsid w:val="00CC08AE"/>
    <w:rsid w:val="00CC0C8C"/>
    <w:rsid w:val="00CC0D3F"/>
    <w:rsid w:val="00CC3134"/>
    <w:rsid w:val="00CC49C0"/>
    <w:rsid w:val="00CC53D4"/>
    <w:rsid w:val="00CC607E"/>
    <w:rsid w:val="00CD1312"/>
    <w:rsid w:val="00CD1D3E"/>
    <w:rsid w:val="00CD7680"/>
    <w:rsid w:val="00CE1652"/>
    <w:rsid w:val="00CE19CD"/>
    <w:rsid w:val="00CE33A7"/>
    <w:rsid w:val="00CE3EE9"/>
    <w:rsid w:val="00CE7B7D"/>
    <w:rsid w:val="00CF2614"/>
    <w:rsid w:val="00CF37FA"/>
    <w:rsid w:val="00CF5B07"/>
    <w:rsid w:val="00D0088B"/>
    <w:rsid w:val="00D022E9"/>
    <w:rsid w:val="00D0302F"/>
    <w:rsid w:val="00D03804"/>
    <w:rsid w:val="00D04A8A"/>
    <w:rsid w:val="00D061F6"/>
    <w:rsid w:val="00D070AD"/>
    <w:rsid w:val="00D13CDA"/>
    <w:rsid w:val="00D157F0"/>
    <w:rsid w:val="00D23924"/>
    <w:rsid w:val="00D25245"/>
    <w:rsid w:val="00D25DDA"/>
    <w:rsid w:val="00D344DA"/>
    <w:rsid w:val="00D345C8"/>
    <w:rsid w:val="00D3509B"/>
    <w:rsid w:val="00D42623"/>
    <w:rsid w:val="00D43584"/>
    <w:rsid w:val="00D44A2D"/>
    <w:rsid w:val="00D46FED"/>
    <w:rsid w:val="00D51A9B"/>
    <w:rsid w:val="00D52AD6"/>
    <w:rsid w:val="00D54918"/>
    <w:rsid w:val="00D561E4"/>
    <w:rsid w:val="00D60889"/>
    <w:rsid w:val="00D70551"/>
    <w:rsid w:val="00D771CF"/>
    <w:rsid w:val="00D8018D"/>
    <w:rsid w:val="00D803DA"/>
    <w:rsid w:val="00D830D0"/>
    <w:rsid w:val="00D87563"/>
    <w:rsid w:val="00D903A4"/>
    <w:rsid w:val="00D946EE"/>
    <w:rsid w:val="00D946FF"/>
    <w:rsid w:val="00D94F76"/>
    <w:rsid w:val="00D96209"/>
    <w:rsid w:val="00D96946"/>
    <w:rsid w:val="00DA08DA"/>
    <w:rsid w:val="00DA1B36"/>
    <w:rsid w:val="00DA7712"/>
    <w:rsid w:val="00DB143C"/>
    <w:rsid w:val="00DB1964"/>
    <w:rsid w:val="00DB393F"/>
    <w:rsid w:val="00DB6927"/>
    <w:rsid w:val="00DB6EE1"/>
    <w:rsid w:val="00DB71A0"/>
    <w:rsid w:val="00DB7D10"/>
    <w:rsid w:val="00DC12E0"/>
    <w:rsid w:val="00DC2602"/>
    <w:rsid w:val="00DC7397"/>
    <w:rsid w:val="00DD2860"/>
    <w:rsid w:val="00DE6A69"/>
    <w:rsid w:val="00DE6CE1"/>
    <w:rsid w:val="00DF795B"/>
    <w:rsid w:val="00E00361"/>
    <w:rsid w:val="00E00A2B"/>
    <w:rsid w:val="00E01254"/>
    <w:rsid w:val="00E04739"/>
    <w:rsid w:val="00E056B2"/>
    <w:rsid w:val="00E06489"/>
    <w:rsid w:val="00E16E09"/>
    <w:rsid w:val="00E206A3"/>
    <w:rsid w:val="00E22E4E"/>
    <w:rsid w:val="00E230C7"/>
    <w:rsid w:val="00E23156"/>
    <w:rsid w:val="00E2399B"/>
    <w:rsid w:val="00E239A2"/>
    <w:rsid w:val="00E25871"/>
    <w:rsid w:val="00E2611E"/>
    <w:rsid w:val="00E270B5"/>
    <w:rsid w:val="00E35972"/>
    <w:rsid w:val="00E40242"/>
    <w:rsid w:val="00E41027"/>
    <w:rsid w:val="00E426E2"/>
    <w:rsid w:val="00E467EB"/>
    <w:rsid w:val="00E47B0D"/>
    <w:rsid w:val="00E51472"/>
    <w:rsid w:val="00E563F7"/>
    <w:rsid w:val="00E575A4"/>
    <w:rsid w:val="00E60530"/>
    <w:rsid w:val="00E61BBC"/>
    <w:rsid w:val="00E63171"/>
    <w:rsid w:val="00E63813"/>
    <w:rsid w:val="00E6563F"/>
    <w:rsid w:val="00E71052"/>
    <w:rsid w:val="00E713FE"/>
    <w:rsid w:val="00E71F4C"/>
    <w:rsid w:val="00E73CD2"/>
    <w:rsid w:val="00E77811"/>
    <w:rsid w:val="00E803AC"/>
    <w:rsid w:val="00E841B6"/>
    <w:rsid w:val="00E8472C"/>
    <w:rsid w:val="00E84AD8"/>
    <w:rsid w:val="00E8520D"/>
    <w:rsid w:val="00E903CC"/>
    <w:rsid w:val="00E918FA"/>
    <w:rsid w:val="00E92219"/>
    <w:rsid w:val="00E923C5"/>
    <w:rsid w:val="00E9254F"/>
    <w:rsid w:val="00E93F0C"/>
    <w:rsid w:val="00E9798C"/>
    <w:rsid w:val="00EA0814"/>
    <w:rsid w:val="00EA2C57"/>
    <w:rsid w:val="00EA5499"/>
    <w:rsid w:val="00EA57D2"/>
    <w:rsid w:val="00EA6A16"/>
    <w:rsid w:val="00EA7548"/>
    <w:rsid w:val="00EB0459"/>
    <w:rsid w:val="00EB2044"/>
    <w:rsid w:val="00EB4BF0"/>
    <w:rsid w:val="00EB6613"/>
    <w:rsid w:val="00EB69B1"/>
    <w:rsid w:val="00EC0C5D"/>
    <w:rsid w:val="00EC4491"/>
    <w:rsid w:val="00EC5ECE"/>
    <w:rsid w:val="00ED00FF"/>
    <w:rsid w:val="00ED04A2"/>
    <w:rsid w:val="00ED266D"/>
    <w:rsid w:val="00ED2BFE"/>
    <w:rsid w:val="00ED36C7"/>
    <w:rsid w:val="00ED5F2A"/>
    <w:rsid w:val="00EE0B7E"/>
    <w:rsid w:val="00EE738E"/>
    <w:rsid w:val="00EE7B99"/>
    <w:rsid w:val="00EF0460"/>
    <w:rsid w:val="00EF1B35"/>
    <w:rsid w:val="00EF1F69"/>
    <w:rsid w:val="00EF33BD"/>
    <w:rsid w:val="00EF7553"/>
    <w:rsid w:val="00F02199"/>
    <w:rsid w:val="00F02D53"/>
    <w:rsid w:val="00F10AAC"/>
    <w:rsid w:val="00F11924"/>
    <w:rsid w:val="00F1320B"/>
    <w:rsid w:val="00F14286"/>
    <w:rsid w:val="00F14897"/>
    <w:rsid w:val="00F14D9D"/>
    <w:rsid w:val="00F16021"/>
    <w:rsid w:val="00F21FA7"/>
    <w:rsid w:val="00F231D4"/>
    <w:rsid w:val="00F24311"/>
    <w:rsid w:val="00F24BE8"/>
    <w:rsid w:val="00F26B6E"/>
    <w:rsid w:val="00F27109"/>
    <w:rsid w:val="00F30A9F"/>
    <w:rsid w:val="00F30ED4"/>
    <w:rsid w:val="00F3114B"/>
    <w:rsid w:val="00F31363"/>
    <w:rsid w:val="00F31F9D"/>
    <w:rsid w:val="00F32ACB"/>
    <w:rsid w:val="00F3398E"/>
    <w:rsid w:val="00F343EF"/>
    <w:rsid w:val="00F343FA"/>
    <w:rsid w:val="00F355D4"/>
    <w:rsid w:val="00F37593"/>
    <w:rsid w:val="00F4107D"/>
    <w:rsid w:val="00F41896"/>
    <w:rsid w:val="00F42F3D"/>
    <w:rsid w:val="00F43AAD"/>
    <w:rsid w:val="00F44412"/>
    <w:rsid w:val="00F5074A"/>
    <w:rsid w:val="00F50C65"/>
    <w:rsid w:val="00F51C09"/>
    <w:rsid w:val="00F52A90"/>
    <w:rsid w:val="00F52E82"/>
    <w:rsid w:val="00F57188"/>
    <w:rsid w:val="00F60DC9"/>
    <w:rsid w:val="00F615EC"/>
    <w:rsid w:val="00F6497B"/>
    <w:rsid w:val="00F6541B"/>
    <w:rsid w:val="00F67E58"/>
    <w:rsid w:val="00F708BE"/>
    <w:rsid w:val="00F70EFB"/>
    <w:rsid w:val="00F716F8"/>
    <w:rsid w:val="00F71F30"/>
    <w:rsid w:val="00F727A2"/>
    <w:rsid w:val="00F740EA"/>
    <w:rsid w:val="00F74C56"/>
    <w:rsid w:val="00F755CB"/>
    <w:rsid w:val="00F767D6"/>
    <w:rsid w:val="00F828C8"/>
    <w:rsid w:val="00F84D43"/>
    <w:rsid w:val="00F85379"/>
    <w:rsid w:val="00F91A8A"/>
    <w:rsid w:val="00F91B92"/>
    <w:rsid w:val="00F93890"/>
    <w:rsid w:val="00F9397D"/>
    <w:rsid w:val="00F95A4B"/>
    <w:rsid w:val="00F970E7"/>
    <w:rsid w:val="00F9764A"/>
    <w:rsid w:val="00FA0922"/>
    <w:rsid w:val="00FA2183"/>
    <w:rsid w:val="00FA244F"/>
    <w:rsid w:val="00FA2B9A"/>
    <w:rsid w:val="00FA3615"/>
    <w:rsid w:val="00FA67AA"/>
    <w:rsid w:val="00FB0787"/>
    <w:rsid w:val="00FB571A"/>
    <w:rsid w:val="00FB6DDC"/>
    <w:rsid w:val="00FC1249"/>
    <w:rsid w:val="00FC1D3D"/>
    <w:rsid w:val="00FC33D8"/>
    <w:rsid w:val="00FC44FF"/>
    <w:rsid w:val="00FD38E9"/>
    <w:rsid w:val="00FD5A44"/>
    <w:rsid w:val="00FD62EB"/>
    <w:rsid w:val="00FE36B7"/>
    <w:rsid w:val="00FF0337"/>
    <w:rsid w:val="00FF0A65"/>
    <w:rsid w:val="00FF0E3D"/>
    <w:rsid w:val="00FF2021"/>
    <w:rsid w:val="00FF4B3B"/>
    <w:rsid w:val="00FF6387"/>
    <w:rsid w:val="00FF6AB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2"/>
        <w:szCs w:val="22"/>
        <w:lang w:val="en-CA" w:eastAsia="en-CA"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semiHidden="0" w:uiPriority="1" w:unhideWhenUsed="0" w:qFormat="1"/>
    <w:lsdException w:name="heading 3" w:uiPriority="1" w:qFormat="1"/>
    <w:lsdException w:name="heading 4" w:uiPriority="9" w:qFormat="1"/>
    <w:lsdException w:name="heading 5" w:uiPriority="9" w:qFormat="1"/>
    <w:lsdException w:name="heading 6" w:uiPriority="9" w:qFormat="1"/>
    <w:lsdException w:name="heading 7" w:uiPriority="3"/>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Bullet" w:semiHidden="0" w:uiPriority="1" w:unhideWhenUsed="0"/>
    <w:lsdException w:name="List Bullet 2" w:semiHidden="0" w:uiPriority="3" w:unhideWhenUsed="0"/>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uiPriority w:val="1"/>
    <w:qFormat/>
    <w:rsid w:val="0062380C"/>
    <w:pPr>
      <w:spacing w:before="240" w:after="240"/>
    </w:pPr>
    <w:rPr>
      <w:rFonts w:cs="Arial"/>
      <w:sz w:val="24"/>
      <w:szCs w:val="24"/>
    </w:rPr>
  </w:style>
  <w:style w:type="paragraph" w:styleId="Heading1">
    <w:name w:val="heading 1"/>
    <w:basedOn w:val="Normal"/>
    <w:next w:val="Normal"/>
    <w:link w:val="Heading1Char"/>
    <w:autoRedefine/>
    <w:uiPriority w:val="1"/>
    <w:qFormat/>
    <w:rsid w:val="00B520F6"/>
    <w:pPr>
      <w:keepNext/>
      <w:outlineLvl w:val="0"/>
    </w:pPr>
    <w:rPr>
      <w:b/>
      <w:bCs/>
      <w:color w:val="DD3D01"/>
      <w:kern w:val="32"/>
      <w:sz w:val="36"/>
      <w:szCs w:val="36"/>
    </w:rPr>
  </w:style>
  <w:style w:type="paragraph" w:styleId="Heading2">
    <w:name w:val="heading 2"/>
    <w:basedOn w:val="Normal"/>
    <w:next w:val="Normal"/>
    <w:link w:val="Heading2Char"/>
    <w:autoRedefine/>
    <w:uiPriority w:val="1"/>
    <w:qFormat/>
    <w:rsid w:val="00EF33BD"/>
    <w:pPr>
      <w:keepNext/>
      <w:tabs>
        <w:tab w:val="left" w:pos="360"/>
      </w:tabs>
      <w:outlineLvl w:val="1"/>
    </w:pPr>
    <w:rPr>
      <w:b/>
      <w:bCs/>
      <w:iCs/>
      <w:color w:val="DD3D01"/>
      <w:sz w:val="32"/>
      <w:szCs w:val="28"/>
    </w:rPr>
  </w:style>
  <w:style w:type="paragraph" w:styleId="Heading3">
    <w:name w:val="heading 3"/>
    <w:basedOn w:val="Normal"/>
    <w:next w:val="Normal"/>
    <w:link w:val="Heading3Char"/>
    <w:uiPriority w:val="1"/>
    <w:unhideWhenUsed/>
    <w:qFormat/>
    <w:rsid w:val="00A5712C"/>
    <w:pPr>
      <w:keepNext/>
      <w:outlineLvl w:val="2"/>
    </w:pPr>
    <w:rPr>
      <w:rFonts w:cs="Times New Roman"/>
      <w:bCs/>
      <w:color w:val="DD3D01"/>
      <w:sz w:val="28"/>
      <w:szCs w:val="26"/>
    </w:rPr>
  </w:style>
  <w:style w:type="paragraph" w:styleId="Heading4">
    <w:name w:val="heading 4"/>
    <w:basedOn w:val="Normal"/>
    <w:next w:val="Normal"/>
    <w:link w:val="Heading4Char"/>
    <w:autoRedefine/>
    <w:uiPriority w:val="1"/>
    <w:unhideWhenUsed/>
    <w:qFormat/>
    <w:rsid w:val="00A5712C"/>
    <w:pPr>
      <w:keepNext/>
      <w:outlineLvl w:val="3"/>
    </w:pPr>
    <w:rPr>
      <w:rFonts w:cs="Times New Roman"/>
      <w:bCs/>
      <w:i/>
      <w:color w:val="DD3D01"/>
      <w:sz w:val="28"/>
      <w:szCs w:val="28"/>
    </w:rPr>
  </w:style>
  <w:style w:type="paragraph" w:styleId="Heading5">
    <w:name w:val="heading 5"/>
    <w:basedOn w:val="Normal"/>
    <w:next w:val="Normal"/>
    <w:link w:val="Heading5Char"/>
    <w:uiPriority w:val="3"/>
    <w:unhideWhenUsed/>
    <w:qFormat/>
    <w:rsid w:val="00A5712C"/>
    <w:pPr>
      <w:outlineLvl w:val="4"/>
    </w:pPr>
    <w:rPr>
      <w:color w:val="DD3D01"/>
      <w:szCs w:val="20"/>
    </w:rPr>
  </w:style>
  <w:style w:type="paragraph" w:styleId="Heading6">
    <w:name w:val="heading 6"/>
    <w:basedOn w:val="Normal"/>
    <w:next w:val="Normal"/>
    <w:link w:val="Heading6Char"/>
    <w:uiPriority w:val="3"/>
    <w:unhideWhenUsed/>
    <w:qFormat/>
    <w:rsid w:val="00A5712C"/>
    <w:pPr>
      <w:spacing w:after="60"/>
      <w:outlineLvl w:val="5"/>
    </w:pPr>
    <w:rPr>
      <w:rFonts w:eastAsiaTheme="minorEastAsia" w:cstheme="minorBidi"/>
      <w:bCs/>
      <w:i/>
      <w:color w:val="DD3D0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783128"/>
    <w:pPr>
      <w:pBdr>
        <w:bottom w:val="single" w:sz="2" w:space="1" w:color="E25B00"/>
      </w:pBdr>
      <w:spacing w:after="60"/>
    </w:pPr>
    <w:rPr>
      <w:b/>
      <w:bCs/>
      <w:color w:val="DD3D01"/>
      <w:kern w:val="28"/>
      <w:sz w:val="32"/>
      <w:szCs w:val="32"/>
    </w:rPr>
  </w:style>
  <w:style w:type="paragraph" w:styleId="BlockText">
    <w:name w:val="Block Text"/>
    <w:basedOn w:val="Normal"/>
    <w:uiPriority w:val="3"/>
    <w:rsid w:val="006909C1"/>
    <w:pPr>
      <w:ind w:left="1440" w:right="1440"/>
    </w:pPr>
    <w:rPr>
      <w:rFonts w:ascii="Verdana" w:hAnsi="Verdana"/>
    </w:rPr>
  </w:style>
  <w:style w:type="paragraph" w:styleId="BodyText">
    <w:name w:val="Body Text"/>
    <w:basedOn w:val="Normal"/>
    <w:uiPriority w:val="99"/>
    <w:rsid w:val="006909C1"/>
    <w:rPr>
      <w:rFonts w:ascii="Verdana" w:hAnsi="Verdana"/>
      <w:sz w:val="20"/>
    </w:rPr>
  </w:style>
  <w:style w:type="paragraph" w:styleId="Footer">
    <w:name w:val="footer"/>
    <w:basedOn w:val="Normal"/>
    <w:link w:val="FooterChar"/>
    <w:autoRedefine/>
    <w:uiPriority w:val="99"/>
    <w:rsid w:val="00875B60"/>
    <w:pPr>
      <w:tabs>
        <w:tab w:val="center" w:pos="4320"/>
        <w:tab w:val="right" w:pos="9360"/>
      </w:tabs>
      <w:jc w:val="right"/>
    </w:pPr>
    <w:rPr>
      <w:color w:val="E25B00"/>
      <w:szCs w:val="20"/>
    </w:rPr>
  </w:style>
  <w:style w:type="paragraph" w:customStyle="1" w:styleId="StyleCaptionCentered">
    <w:name w:val="Style Caption + Centered"/>
    <w:basedOn w:val="Caption"/>
    <w:uiPriority w:val="99"/>
    <w:rsid w:val="000C6F3D"/>
    <w:rPr>
      <w:b w:val="0"/>
      <w:i/>
      <w:color w:val="E25B00"/>
      <w:sz w:val="16"/>
      <w:szCs w:val="16"/>
    </w:rPr>
  </w:style>
  <w:style w:type="paragraph" w:styleId="Caption">
    <w:name w:val="caption"/>
    <w:basedOn w:val="Normal"/>
    <w:next w:val="Normal"/>
    <w:uiPriority w:val="7"/>
    <w:qFormat/>
    <w:rsid w:val="00757F64"/>
    <w:pPr>
      <w:jc w:val="center"/>
    </w:pPr>
    <w:rPr>
      <w:b/>
      <w:bCs/>
      <w:color w:val="DD3D01"/>
      <w:sz w:val="22"/>
      <w:lang w:val="fr-CA"/>
    </w:rPr>
  </w:style>
  <w:style w:type="paragraph" w:customStyle="1" w:styleId="Style1">
    <w:name w:val="Style1"/>
    <w:basedOn w:val="Caption"/>
    <w:uiPriority w:val="99"/>
    <w:rsid w:val="003069E4"/>
    <w:rPr>
      <w:rFonts w:ascii="Verdana" w:hAnsi="Verdana"/>
      <w:b w:val="0"/>
      <w:i/>
      <w:color w:val="993300"/>
      <w:sz w:val="16"/>
      <w:szCs w:val="16"/>
    </w:rPr>
  </w:style>
  <w:style w:type="paragraph" w:customStyle="1" w:styleId="StyleHeading1Allcaps">
    <w:name w:val="Style Heading 1 + All caps"/>
    <w:basedOn w:val="Heading1"/>
    <w:uiPriority w:val="99"/>
    <w:rsid w:val="003203F7"/>
    <w:rPr>
      <w:szCs w:val="24"/>
    </w:rPr>
  </w:style>
  <w:style w:type="paragraph" w:customStyle="1" w:styleId="Style8ptBlueUnderlineLeftBefore5ptAfter5pt">
    <w:name w:val="Style 8 pt Blue Underline Left Before:  5 pt After:  5 pt"/>
    <w:basedOn w:val="Normal"/>
    <w:uiPriority w:val="99"/>
    <w:rsid w:val="007F5078"/>
    <w:rPr>
      <w:rFonts w:cs="Tahoma"/>
      <w:color w:val="0000FF"/>
      <w:sz w:val="16"/>
      <w:szCs w:val="16"/>
      <w:u w:val="single"/>
    </w:rPr>
  </w:style>
  <w:style w:type="character" w:customStyle="1" w:styleId="Heading3Char">
    <w:name w:val="Heading 3 Char"/>
    <w:basedOn w:val="DefaultParagraphFont"/>
    <w:link w:val="Heading3"/>
    <w:uiPriority w:val="1"/>
    <w:rsid w:val="00E8472C"/>
    <w:rPr>
      <w:rFonts w:ascii="Arial" w:hAnsi="Arial"/>
      <w:bCs/>
      <w:color w:val="DD3D01"/>
      <w:sz w:val="28"/>
      <w:szCs w:val="26"/>
    </w:rPr>
  </w:style>
  <w:style w:type="character" w:customStyle="1" w:styleId="red80pct">
    <w:name w:val="red80pct"/>
    <w:basedOn w:val="DefaultParagraphFont"/>
    <w:uiPriority w:val="99"/>
    <w:rsid w:val="008339AF"/>
  </w:style>
  <w:style w:type="paragraph" w:styleId="NormalWeb">
    <w:name w:val="Normal (Web)"/>
    <w:basedOn w:val="Normal"/>
    <w:uiPriority w:val="99"/>
    <w:unhideWhenUsed/>
    <w:rsid w:val="008339AF"/>
    <w:pPr>
      <w:spacing w:before="100" w:beforeAutospacing="1" w:after="100" w:afterAutospacing="1"/>
    </w:pPr>
    <w:rPr>
      <w:rFonts w:ascii="Times New Roman" w:hAnsi="Times New Roman"/>
    </w:rPr>
  </w:style>
  <w:style w:type="character" w:styleId="Hyperlink">
    <w:name w:val="Hyperlink"/>
    <w:basedOn w:val="DefaultParagraphFont"/>
    <w:uiPriority w:val="99"/>
    <w:unhideWhenUsed/>
    <w:rsid w:val="008B73EB"/>
    <w:rPr>
      <w:color w:val="DD3D01"/>
      <w:u w:val="single"/>
    </w:rPr>
  </w:style>
  <w:style w:type="paragraph" w:styleId="Header">
    <w:name w:val="header"/>
    <w:basedOn w:val="Normal"/>
    <w:link w:val="HeaderChar"/>
    <w:uiPriority w:val="99"/>
    <w:unhideWhenUsed/>
    <w:rsid w:val="00083B9B"/>
    <w:pPr>
      <w:tabs>
        <w:tab w:val="center" w:pos="4680"/>
        <w:tab w:val="right" w:pos="9360"/>
      </w:tabs>
    </w:pPr>
  </w:style>
  <w:style w:type="character" w:customStyle="1" w:styleId="HeaderChar">
    <w:name w:val="Header Char"/>
    <w:basedOn w:val="DefaultParagraphFont"/>
    <w:link w:val="Header"/>
    <w:uiPriority w:val="99"/>
    <w:rsid w:val="00083B9B"/>
    <w:rPr>
      <w:rFonts w:ascii="Verdana" w:hAnsi="Verdana"/>
      <w:szCs w:val="24"/>
    </w:rPr>
  </w:style>
  <w:style w:type="character" w:customStyle="1" w:styleId="FooterChar">
    <w:name w:val="Footer Char"/>
    <w:basedOn w:val="DefaultParagraphFont"/>
    <w:link w:val="Footer"/>
    <w:uiPriority w:val="99"/>
    <w:rsid w:val="00875B60"/>
    <w:rPr>
      <w:rFonts w:ascii="Arial" w:hAnsi="Arial" w:cs="Arial"/>
      <w:color w:val="E25B00"/>
      <w:sz w:val="24"/>
    </w:rPr>
  </w:style>
  <w:style w:type="paragraph" w:styleId="BalloonText">
    <w:name w:val="Balloon Text"/>
    <w:basedOn w:val="Normal"/>
    <w:link w:val="BalloonTextChar"/>
    <w:uiPriority w:val="99"/>
    <w:semiHidden/>
    <w:unhideWhenUsed/>
    <w:rsid w:val="00083B9B"/>
    <w:rPr>
      <w:rFonts w:ascii="Tahoma" w:hAnsi="Tahoma" w:cs="Tahoma"/>
      <w:sz w:val="16"/>
      <w:szCs w:val="16"/>
    </w:rPr>
  </w:style>
  <w:style w:type="character" w:customStyle="1" w:styleId="BalloonTextChar">
    <w:name w:val="Balloon Text Char"/>
    <w:basedOn w:val="DefaultParagraphFont"/>
    <w:link w:val="BalloonText"/>
    <w:uiPriority w:val="99"/>
    <w:semiHidden/>
    <w:rsid w:val="00083B9B"/>
    <w:rPr>
      <w:rFonts w:ascii="Tahoma" w:hAnsi="Tahoma" w:cs="Tahoma"/>
      <w:sz w:val="16"/>
      <w:szCs w:val="16"/>
    </w:rPr>
  </w:style>
  <w:style w:type="paragraph" w:customStyle="1" w:styleId="Level1">
    <w:name w:val="Level 1"/>
    <w:uiPriority w:val="99"/>
    <w:rsid w:val="00200BB0"/>
    <w:pPr>
      <w:autoSpaceDE w:val="0"/>
      <w:autoSpaceDN w:val="0"/>
      <w:adjustRightInd w:val="0"/>
      <w:ind w:left="720"/>
    </w:pPr>
    <w:rPr>
      <w:sz w:val="24"/>
      <w:szCs w:val="24"/>
    </w:rPr>
  </w:style>
  <w:style w:type="paragraph" w:customStyle="1" w:styleId="a">
    <w:name w:val="a"/>
    <w:aliases w:val="b,c"/>
    <w:uiPriority w:val="99"/>
    <w:rsid w:val="00200B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Pr>
      <w:sz w:val="24"/>
      <w:szCs w:val="24"/>
    </w:rPr>
  </w:style>
  <w:style w:type="character" w:customStyle="1" w:styleId="SYSHYPERTEXT">
    <w:name w:val="SYS_HYPERTEXT"/>
    <w:uiPriority w:val="99"/>
    <w:rsid w:val="00200BB0"/>
    <w:rPr>
      <w:color w:val="0000FF"/>
      <w:u w:val="single"/>
    </w:rPr>
  </w:style>
  <w:style w:type="paragraph" w:styleId="NoSpacing">
    <w:name w:val="No Spacing"/>
    <w:link w:val="NoSpacingChar"/>
    <w:uiPriority w:val="3"/>
    <w:rsid w:val="00C254B4"/>
    <w:rPr>
      <w:rFonts w:ascii="Calibri" w:hAnsi="Calibri"/>
      <w:lang w:val="en-US" w:eastAsia="en-US"/>
    </w:rPr>
  </w:style>
  <w:style w:type="character" w:customStyle="1" w:styleId="NoSpacingChar">
    <w:name w:val="No Spacing Char"/>
    <w:basedOn w:val="DefaultParagraphFont"/>
    <w:link w:val="NoSpacing"/>
    <w:uiPriority w:val="3"/>
    <w:rsid w:val="00E8472C"/>
    <w:rPr>
      <w:rFonts w:ascii="Calibri" w:hAnsi="Calibri"/>
      <w:sz w:val="22"/>
      <w:szCs w:val="22"/>
      <w:lang w:val="en-US" w:eastAsia="en-US"/>
    </w:rPr>
  </w:style>
  <w:style w:type="character" w:customStyle="1" w:styleId="Heading5Char">
    <w:name w:val="Heading 5 Char"/>
    <w:basedOn w:val="DefaultParagraphFont"/>
    <w:link w:val="Heading5"/>
    <w:uiPriority w:val="3"/>
    <w:rsid w:val="00E8472C"/>
    <w:rPr>
      <w:rFonts w:ascii="Arial" w:hAnsi="Arial" w:cs="Arial"/>
      <w:color w:val="DD3D01"/>
      <w:sz w:val="22"/>
    </w:rPr>
  </w:style>
  <w:style w:type="character" w:customStyle="1" w:styleId="Heading4Char">
    <w:name w:val="Heading 4 Char"/>
    <w:basedOn w:val="DefaultParagraphFont"/>
    <w:link w:val="Heading4"/>
    <w:uiPriority w:val="1"/>
    <w:rsid w:val="00E8472C"/>
    <w:rPr>
      <w:rFonts w:ascii="Arial" w:hAnsi="Arial"/>
      <w:bCs/>
      <w:i/>
      <w:color w:val="DD3D01"/>
      <w:sz w:val="28"/>
      <w:szCs w:val="28"/>
    </w:rPr>
  </w:style>
  <w:style w:type="paragraph" w:styleId="DocumentMap">
    <w:name w:val="Document Map"/>
    <w:basedOn w:val="Normal"/>
    <w:link w:val="DocumentMapChar"/>
    <w:uiPriority w:val="99"/>
    <w:semiHidden/>
    <w:unhideWhenUsed/>
    <w:rsid w:val="002D5EFF"/>
    <w:rPr>
      <w:rFonts w:ascii="Tahoma" w:hAnsi="Tahoma" w:cs="Tahoma"/>
      <w:sz w:val="16"/>
      <w:szCs w:val="16"/>
    </w:rPr>
  </w:style>
  <w:style w:type="character" w:customStyle="1" w:styleId="DocumentMapChar">
    <w:name w:val="Document Map Char"/>
    <w:basedOn w:val="DefaultParagraphFont"/>
    <w:link w:val="DocumentMap"/>
    <w:uiPriority w:val="99"/>
    <w:semiHidden/>
    <w:rsid w:val="002D5EFF"/>
    <w:rPr>
      <w:rFonts w:ascii="Tahoma" w:hAnsi="Tahoma" w:cs="Tahoma"/>
      <w:sz w:val="16"/>
      <w:szCs w:val="16"/>
    </w:rPr>
  </w:style>
  <w:style w:type="paragraph" w:styleId="TOC1">
    <w:name w:val="toc 1"/>
    <w:basedOn w:val="Normal"/>
    <w:next w:val="Normal"/>
    <w:link w:val="TOC1Char"/>
    <w:autoRedefine/>
    <w:uiPriority w:val="39"/>
    <w:unhideWhenUsed/>
    <w:qFormat/>
    <w:rsid w:val="00783128"/>
    <w:pPr>
      <w:spacing w:before="360" w:after="360"/>
    </w:pPr>
    <w:rPr>
      <w:b/>
      <w:bCs/>
      <w:color w:val="DD4201"/>
      <w:szCs w:val="22"/>
    </w:rPr>
  </w:style>
  <w:style w:type="paragraph" w:styleId="TOC2">
    <w:name w:val="toc 2"/>
    <w:basedOn w:val="Normal"/>
    <w:next w:val="Normal"/>
    <w:autoRedefine/>
    <w:uiPriority w:val="39"/>
    <w:unhideWhenUsed/>
    <w:qFormat/>
    <w:rsid w:val="00424919"/>
    <w:pPr>
      <w:spacing w:after="0"/>
    </w:pPr>
    <w:rPr>
      <w:bCs/>
      <w:color w:val="DD3D01"/>
      <w:szCs w:val="22"/>
    </w:rPr>
  </w:style>
  <w:style w:type="paragraph" w:styleId="TOC3">
    <w:name w:val="toc 3"/>
    <w:basedOn w:val="Normal"/>
    <w:next w:val="Normal"/>
    <w:autoRedefine/>
    <w:uiPriority w:val="39"/>
    <w:unhideWhenUsed/>
    <w:qFormat/>
    <w:rsid w:val="00127B5E"/>
    <w:pPr>
      <w:ind w:left="144"/>
      <w:contextualSpacing/>
    </w:pPr>
    <w:rPr>
      <w:color w:val="DD3D01"/>
      <w:szCs w:val="22"/>
    </w:rPr>
  </w:style>
  <w:style w:type="paragraph" w:styleId="TOC4">
    <w:name w:val="toc 4"/>
    <w:basedOn w:val="Normal"/>
    <w:next w:val="Normal"/>
    <w:autoRedefine/>
    <w:uiPriority w:val="39"/>
    <w:unhideWhenUsed/>
    <w:rsid w:val="00424919"/>
    <w:pPr>
      <w:spacing w:after="0"/>
    </w:pPr>
    <w:rPr>
      <w:rFonts w:asciiTheme="minorHAnsi" w:hAnsiTheme="minorHAnsi"/>
      <w:szCs w:val="22"/>
    </w:rPr>
  </w:style>
  <w:style w:type="paragraph" w:styleId="TOC5">
    <w:name w:val="toc 5"/>
    <w:basedOn w:val="Normal"/>
    <w:next w:val="Normal"/>
    <w:autoRedefine/>
    <w:uiPriority w:val="39"/>
    <w:unhideWhenUsed/>
    <w:rsid w:val="00F4107D"/>
    <w:pPr>
      <w:spacing w:after="0"/>
    </w:pPr>
    <w:rPr>
      <w:rFonts w:asciiTheme="minorHAnsi" w:hAnsiTheme="minorHAnsi"/>
      <w:szCs w:val="22"/>
    </w:rPr>
  </w:style>
  <w:style w:type="paragraph" w:styleId="TOC6">
    <w:name w:val="toc 6"/>
    <w:basedOn w:val="Normal"/>
    <w:next w:val="Normal"/>
    <w:autoRedefine/>
    <w:uiPriority w:val="39"/>
    <w:unhideWhenUsed/>
    <w:rsid w:val="00214D50"/>
    <w:pPr>
      <w:tabs>
        <w:tab w:val="right" w:pos="9350"/>
      </w:tabs>
      <w:ind w:left="1440"/>
    </w:pPr>
    <w:rPr>
      <w:sz w:val="20"/>
      <w:szCs w:val="22"/>
    </w:rPr>
  </w:style>
  <w:style w:type="paragraph" w:styleId="TOC7">
    <w:name w:val="toc 7"/>
    <w:aliases w:val="Arial"/>
    <w:basedOn w:val="Normal"/>
    <w:next w:val="Normal"/>
    <w:autoRedefine/>
    <w:uiPriority w:val="39"/>
    <w:unhideWhenUsed/>
    <w:rsid w:val="002D5EFF"/>
    <w:rPr>
      <w:rFonts w:asciiTheme="minorHAnsi" w:hAnsiTheme="minorHAnsi"/>
      <w:szCs w:val="22"/>
    </w:rPr>
  </w:style>
  <w:style w:type="paragraph" w:styleId="TOC8">
    <w:name w:val="toc 8"/>
    <w:basedOn w:val="Normal"/>
    <w:next w:val="Normal"/>
    <w:autoRedefine/>
    <w:uiPriority w:val="99"/>
    <w:unhideWhenUsed/>
    <w:rsid w:val="002D5EFF"/>
    <w:rPr>
      <w:rFonts w:asciiTheme="minorHAnsi" w:hAnsiTheme="minorHAnsi"/>
      <w:szCs w:val="22"/>
    </w:rPr>
  </w:style>
  <w:style w:type="paragraph" w:styleId="TOC9">
    <w:name w:val="toc 9"/>
    <w:basedOn w:val="Normal"/>
    <w:next w:val="Normal"/>
    <w:autoRedefine/>
    <w:uiPriority w:val="39"/>
    <w:unhideWhenUsed/>
    <w:rsid w:val="002D5EFF"/>
    <w:rPr>
      <w:rFonts w:asciiTheme="minorHAnsi" w:hAnsiTheme="minorHAnsi"/>
      <w:szCs w:val="22"/>
    </w:rPr>
  </w:style>
  <w:style w:type="character" w:styleId="Strong">
    <w:name w:val="Strong"/>
    <w:uiPriority w:val="22"/>
    <w:qFormat/>
    <w:rsid w:val="0042159A"/>
    <w:rPr>
      <w:b/>
    </w:rPr>
  </w:style>
  <w:style w:type="paragraph" w:styleId="Subtitle">
    <w:name w:val="Subtitle"/>
    <w:basedOn w:val="NoSpacing"/>
    <w:next w:val="Normal"/>
    <w:link w:val="SubtitleChar"/>
    <w:uiPriority w:val="11"/>
    <w:qFormat/>
    <w:rsid w:val="0042159A"/>
    <w:pPr>
      <w:framePr w:hSpace="187" w:wrap="around" w:hAnchor="margin" w:xAlign="center" w:y="2881"/>
    </w:pPr>
    <w:rPr>
      <w:rFonts w:ascii="Arial" w:eastAsiaTheme="majorEastAsia" w:hAnsi="Arial" w:cs="Arial"/>
      <w:sz w:val="36"/>
      <w:szCs w:val="36"/>
    </w:rPr>
  </w:style>
  <w:style w:type="character" w:customStyle="1" w:styleId="SubtitleChar">
    <w:name w:val="Subtitle Char"/>
    <w:basedOn w:val="DefaultParagraphFont"/>
    <w:link w:val="Subtitle"/>
    <w:uiPriority w:val="11"/>
    <w:rsid w:val="0042159A"/>
    <w:rPr>
      <w:rFonts w:ascii="Arial" w:eastAsiaTheme="majorEastAsia" w:hAnsi="Arial" w:cs="Arial"/>
      <w:sz w:val="36"/>
      <w:szCs w:val="36"/>
      <w:lang w:val="en-US" w:eastAsia="en-US"/>
    </w:rPr>
  </w:style>
  <w:style w:type="character" w:styleId="Emphasis">
    <w:name w:val="Emphasis"/>
    <w:basedOn w:val="DefaultParagraphFont"/>
    <w:uiPriority w:val="20"/>
    <w:qFormat/>
    <w:rsid w:val="0042159A"/>
    <w:rPr>
      <w:i/>
      <w:iCs/>
    </w:rPr>
  </w:style>
  <w:style w:type="paragraph" w:styleId="Quote">
    <w:name w:val="Quote"/>
    <w:basedOn w:val="Normal"/>
    <w:next w:val="Normal"/>
    <w:link w:val="QuoteChar"/>
    <w:uiPriority w:val="29"/>
    <w:qFormat/>
    <w:rsid w:val="0042159A"/>
    <w:pPr>
      <w:ind w:left="720" w:right="720"/>
    </w:pPr>
    <w:rPr>
      <w:i/>
      <w:iCs/>
      <w:color w:val="000000"/>
    </w:rPr>
  </w:style>
  <w:style w:type="character" w:customStyle="1" w:styleId="QuoteChar">
    <w:name w:val="Quote Char"/>
    <w:basedOn w:val="DefaultParagraphFont"/>
    <w:link w:val="Quote"/>
    <w:uiPriority w:val="29"/>
    <w:rsid w:val="0042159A"/>
    <w:rPr>
      <w:rFonts w:ascii="Arial" w:hAnsi="Arial" w:cs="Arial"/>
      <w:i/>
      <w:iCs/>
      <w:color w:val="000000"/>
      <w:sz w:val="24"/>
      <w:szCs w:val="24"/>
    </w:rPr>
  </w:style>
  <w:style w:type="paragraph" w:customStyle="1" w:styleId="Commands">
    <w:name w:val="Commands"/>
    <w:basedOn w:val="Normal"/>
    <w:next w:val="BodyText"/>
    <w:link w:val="CommandsChar"/>
    <w:uiPriority w:val="99"/>
    <w:rsid w:val="001A4AE2"/>
    <w:rPr>
      <w:rFonts w:ascii="Tahoma" w:hAnsi="Tahoma" w:cs="Tahoma"/>
      <w:sz w:val="20"/>
      <w:szCs w:val="20"/>
    </w:rPr>
  </w:style>
  <w:style w:type="character" w:customStyle="1" w:styleId="CommandsChar">
    <w:name w:val="Commands Char"/>
    <w:basedOn w:val="DefaultParagraphFont"/>
    <w:link w:val="Commands"/>
    <w:uiPriority w:val="99"/>
    <w:rsid w:val="00E47B0D"/>
    <w:rPr>
      <w:rFonts w:ascii="Tahoma" w:hAnsi="Tahoma" w:cs="Tahoma"/>
    </w:rPr>
  </w:style>
  <w:style w:type="paragraph" w:styleId="NormalIndent">
    <w:name w:val="Normal Indent"/>
    <w:basedOn w:val="Normal"/>
    <w:uiPriority w:val="99"/>
    <w:semiHidden/>
    <w:unhideWhenUsed/>
    <w:rsid w:val="00A65AED"/>
    <w:pPr>
      <w:ind w:left="720"/>
    </w:pPr>
  </w:style>
  <w:style w:type="paragraph" w:customStyle="1" w:styleId="NumberedListLevel1">
    <w:name w:val="Numbered List Level 1"/>
    <w:basedOn w:val="List"/>
    <w:link w:val="NumberedListLevel1Char"/>
    <w:uiPriority w:val="2"/>
    <w:qFormat/>
    <w:rsid w:val="00783128"/>
    <w:pPr>
      <w:numPr>
        <w:numId w:val="18"/>
      </w:numPr>
      <w:spacing w:before="80" w:after="80"/>
      <w:ind w:left="714" w:hanging="357"/>
      <w:contextualSpacing w:val="0"/>
    </w:pPr>
  </w:style>
  <w:style w:type="paragraph" w:customStyle="1" w:styleId="BulletListLevel1">
    <w:name w:val="Bullet List Level 1"/>
    <w:basedOn w:val="Normal"/>
    <w:link w:val="BulletListLevel1Char"/>
    <w:uiPriority w:val="2"/>
    <w:qFormat/>
    <w:rsid w:val="00783128"/>
    <w:pPr>
      <w:numPr>
        <w:numId w:val="2"/>
      </w:numPr>
      <w:tabs>
        <w:tab w:val="clear" w:pos="1656"/>
        <w:tab w:val="left" w:pos="720"/>
      </w:tabs>
      <w:spacing w:before="80" w:after="80"/>
      <w:ind w:left="714" w:hanging="357"/>
    </w:pPr>
  </w:style>
  <w:style w:type="character" w:customStyle="1" w:styleId="NumberedListLevel1Char">
    <w:name w:val="Numbered List Level 1 Char"/>
    <w:basedOn w:val="DefaultParagraphFont"/>
    <w:link w:val="NumberedListLevel1"/>
    <w:uiPriority w:val="2"/>
    <w:rsid w:val="00783128"/>
    <w:rPr>
      <w:rFonts w:cs="Arial"/>
      <w:sz w:val="24"/>
      <w:szCs w:val="24"/>
    </w:rPr>
  </w:style>
  <w:style w:type="paragraph" w:customStyle="1" w:styleId="NumberedListLevel2">
    <w:name w:val="Numbered List Level 2"/>
    <w:basedOn w:val="NumberedListLevel1"/>
    <w:link w:val="NumberedListLevel2Char"/>
    <w:uiPriority w:val="2"/>
    <w:qFormat/>
    <w:rsid w:val="00783128"/>
    <w:pPr>
      <w:numPr>
        <w:ilvl w:val="1"/>
        <w:numId w:val="1"/>
      </w:numPr>
      <w:ind w:left="714" w:hanging="357"/>
    </w:pPr>
  </w:style>
  <w:style w:type="character" w:customStyle="1" w:styleId="BulletListLevel1Char">
    <w:name w:val="Bullet List Level 1 Char"/>
    <w:basedOn w:val="DefaultParagraphFont"/>
    <w:link w:val="BulletListLevel1"/>
    <w:uiPriority w:val="2"/>
    <w:rsid w:val="00476E16"/>
    <w:rPr>
      <w:rFonts w:cs="Arial"/>
      <w:sz w:val="24"/>
      <w:szCs w:val="24"/>
    </w:rPr>
  </w:style>
  <w:style w:type="paragraph" w:customStyle="1" w:styleId="TableofContents">
    <w:name w:val="Table of Contents"/>
    <w:basedOn w:val="TOC1"/>
    <w:link w:val="TableofContentsChar"/>
    <w:uiPriority w:val="99"/>
    <w:rsid w:val="006766D1"/>
    <w:pPr>
      <w:spacing w:before="0"/>
    </w:pPr>
    <w:rPr>
      <w:color w:val="E25B00"/>
      <w:sz w:val="20"/>
    </w:rPr>
  </w:style>
  <w:style w:type="character" w:customStyle="1" w:styleId="NumberedListLevel2Char">
    <w:name w:val="Numbered List Level 2 Char"/>
    <w:basedOn w:val="NumberedListLevel1Char"/>
    <w:link w:val="NumberedListLevel2"/>
    <w:uiPriority w:val="2"/>
    <w:rsid w:val="00783128"/>
    <w:rPr>
      <w:rFonts w:cs="Arial"/>
      <w:sz w:val="24"/>
      <w:szCs w:val="24"/>
    </w:rPr>
  </w:style>
  <w:style w:type="paragraph" w:customStyle="1" w:styleId="HeaderFootertext">
    <w:name w:val="Header/Footer text"/>
    <w:basedOn w:val="Header"/>
    <w:link w:val="HeaderFootertextChar"/>
    <w:uiPriority w:val="99"/>
    <w:qFormat/>
    <w:rsid w:val="0042159A"/>
    <w:pPr>
      <w:jc w:val="right"/>
    </w:pPr>
    <w:rPr>
      <w:color w:val="DD3D01"/>
      <w:sz w:val="16"/>
    </w:rPr>
  </w:style>
  <w:style w:type="character" w:customStyle="1" w:styleId="TOC1Char">
    <w:name w:val="TOC 1 Char"/>
    <w:basedOn w:val="DefaultParagraphFont"/>
    <w:link w:val="TOC1"/>
    <w:uiPriority w:val="39"/>
    <w:rsid w:val="00783128"/>
    <w:rPr>
      <w:rFonts w:cs="Arial"/>
      <w:b/>
      <w:bCs/>
      <w:color w:val="DD4201"/>
      <w:sz w:val="24"/>
    </w:rPr>
  </w:style>
  <w:style w:type="character" w:customStyle="1" w:styleId="TableofContentsChar">
    <w:name w:val="Table of Contents Char"/>
    <w:basedOn w:val="TOC1Char"/>
    <w:link w:val="TableofContents"/>
    <w:uiPriority w:val="99"/>
    <w:rsid w:val="00E47B0D"/>
    <w:rPr>
      <w:rFonts w:cs="Arial"/>
      <w:b/>
      <w:bCs/>
      <w:color w:val="E25B00"/>
      <w:sz w:val="24"/>
    </w:rPr>
  </w:style>
  <w:style w:type="paragraph" w:customStyle="1" w:styleId="PageNumber1">
    <w:name w:val="Page Number1"/>
    <w:basedOn w:val="Header"/>
    <w:link w:val="PagenumberChar"/>
    <w:uiPriority w:val="3"/>
    <w:qFormat/>
    <w:rsid w:val="0042159A"/>
    <w:rPr>
      <w:color w:val="E25B00"/>
    </w:rPr>
  </w:style>
  <w:style w:type="character" w:customStyle="1" w:styleId="HeaderFootertextChar">
    <w:name w:val="Header/Footer text Char"/>
    <w:basedOn w:val="HeaderChar"/>
    <w:link w:val="HeaderFootertext"/>
    <w:uiPriority w:val="99"/>
    <w:rsid w:val="0042159A"/>
    <w:rPr>
      <w:rFonts w:ascii="Arial" w:hAnsi="Arial" w:cs="Arial"/>
      <w:color w:val="DD3D01"/>
      <w:sz w:val="16"/>
      <w:szCs w:val="24"/>
    </w:rPr>
  </w:style>
  <w:style w:type="paragraph" w:customStyle="1" w:styleId="Tabletext">
    <w:name w:val="Table text"/>
    <w:basedOn w:val="Normal"/>
    <w:link w:val="TabletextChar"/>
    <w:uiPriority w:val="3"/>
    <w:qFormat/>
    <w:rsid w:val="005E6647"/>
    <w:rPr>
      <w:bCs/>
      <w:color w:val="DD3D01"/>
      <w:kern w:val="32"/>
      <w:szCs w:val="36"/>
    </w:rPr>
  </w:style>
  <w:style w:type="character" w:customStyle="1" w:styleId="PagenumberChar">
    <w:name w:val="Page number Char"/>
    <w:basedOn w:val="HeaderChar"/>
    <w:link w:val="PageNumber1"/>
    <w:uiPriority w:val="3"/>
    <w:rsid w:val="00E47B0D"/>
    <w:rPr>
      <w:rFonts w:ascii="Arial" w:hAnsi="Arial" w:cs="Arial"/>
      <w:color w:val="E25B00"/>
      <w:sz w:val="22"/>
      <w:szCs w:val="24"/>
    </w:rPr>
  </w:style>
  <w:style w:type="paragraph" w:customStyle="1" w:styleId="TableHeader">
    <w:name w:val="Table Header"/>
    <w:basedOn w:val="Normal"/>
    <w:link w:val="TableHeaderChar"/>
    <w:uiPriority w:val="3"/>
    <w:qFormat/>
    <w:rsid w:val="0042159A"/>
    <w:rPr>
      <w:b/>
      <w:sz w:val="20"/>
      <w:szCs w:val="20"/>
    </w:rPr>
  </w:style>
  <w:style w:type="character" w:customStyle="1" w:styleId="Heading1Char">
    <w:name w:val="Heading 1 Char"/>
    <w:basedOn w:val="DefaultParagraphFont"/>
    <w:link w:val="Heading1"/>
    <w:uiPriority w:val="1"/>
    <w:rsid w:val="00E8472C"/>
    <w:rPr>
      <w:rFonts w:ascii="Arial" w:hAnsi="Arial" w:cs="Arial"/>
      <w:b/>
      <w:bCs/>
      <w:color w:val="DD3D01"/>
      <w:kern w:val="32"/>
      <w:sz w:val="36"/>
      <w:szCs w:val="36"/>
    </w:rPr>
  </w:style>
  <w:style w:type="character" w:customStyle="1" w:styleId="TabletextChar">
    <w:name w:val="Table text Char"/>
    <w:basedOn w:val="Heading1Char"/>
    <w:link w:val="Tabletext"/>
    <w:uiPriority w:val="3"/>
    <w:rsid w:val="00E47B0D"/>
    <w:rPr>
      <w:rFonts w:ascii="Arial" w:hAnsi="Arial" w:cs="Arial"/>
      <w:b/>
      <w:bCs/>
      <w:color w:val="DD3D01"/>
      <w:kern w:val="32"/>
      <w:sz w:val="22"/>
      <w:szCs w:val="36"/>
    </w:rPr>
  </w:style>
  <w:style w:type="paragraph" w:customStyle="1" w:styleId="Code">
    <w:name w:val="Code"/>
    <w:basedOn w:val="BlockText"/>
    <w:link w:val="CodeChar"/>
    <w:uiPriority w:val="99"/>
    <w:rsid w:val="00D946EE"/>
    <w:pPr>
      <w:spacing w:after="0"/>
    </w:pPr>
    <w:rPr>
      <w:rFonts w:ascii="Tahoma" w:hAnsi="Tahoma" w:cs="Tahoma"/>
      <w:caps/>
      <w:sz w:val="20"/>
    </w:rPr>
  </w:style>
  <w:style w:type="character" w:customStyle="1" w:styleId="TableHeaderChar">
    <w:name w:val="Table Header Char"/>
    <w:basedOn w:val="DefaultParagraphFont"/>
    <w:link w:val="TableHeader"/>
    <w:uiPriority w:val="3"/>
    <w:rsid w:val="00E47B0D"/>
    <w:rPr>
      <w:rFonts w:ascii="Arial" w:hAnsi="Arial" w:cs="Arial"/>
      <w:b/>
    </w:rPr>
  </w:style>
  <w:style w:type="character" w:customStyle="1" w:styleId="CodeChar">
    <w:name w:val="Code Char"/>
    <w:basedOn w:val="DefaultParagraphFont"/>
    <w:link w:val="Code"/>
    <w:uiPriority w:val="99"/>
    <w:rsid w:val="00E47B0D"/>
    <w:rPr>
      <w:rFonts w:ascii="Tahoma" w:hAnsi="Tahoma" w:cs="Tahoma"/>
      <w:caps/>
      <w:szCs w:val="24"/>
    </w:rPr>
  </w:style>
  <w:style w:type="table" w:customStyle="1" w:styleId="CTATableStyle">
    <w:name w:val="CTA Table Style"/>
    <w:basedOn w:val="TableGrid"/>
    <w:uiPriority w:val="99"/>
    <w:qFormat/>
    <w:rsid w:val="001437C8"/>
    <w:pPr>
      <w:spacing w:before="100" w:beforeAutospacing="1" w:after="100" w:afterAutospacing="1"/>
    </w:pPr>
    <w:rPr>
      <w:sz w:val="20"/>
      <w:szCs w:val="20"/>
      <w:lang w:eastAsia="ja-JP"/>
    </w:rPr>
    <w:tblPr>
      <w:tblBorders>
        <w:top w:val="single" w:sz="2" w:space="0" w:color="E25B00"/>
        <w:left w:val="single" w:sz="2" w:space="0" w:color="E25B00"/>
        <w:bottom w:val="single" w:sz="2" w:space="0" w:color="E25B00"/>
        <w:right w:val="single" w:sz="2" w:space="0" w:color="E25B00"/>
        <w:insideH w:val="single" w:sz="2" w:space="0" w:color="E25B00"/>
        <w:insideV w:val="single" w:sz="2" w:space="0" w:color="E25B00"/>
      </w:tblBorders>
    </w:tblPr>
    <w:tcPr>
      <w:tcMar>
        <w:top w:w="101" w:type="dxa"/>
        <w:left w:w="101" w:type="dxa"/>
        <w:bottom w:w="101" w:type="dxa"/>
        <w:right w:w="72" w:type="dxa"/>
      </w:tcMar>
      <w:vAlign w:val="center"/>
    </w:tcPr>
    <w:tblStylePr w:type="firstRow">
      <w:rPr>
        <w:rFonts w:ascii="Arial" w:hAnsi="Arial"/>
        <w:b/>
        <w:bCs/>
        <w:color w:val="auto"/>
        <w:sz w:val="24"/>
      </w:rPr>
      <w:tblPr/>
      <w:tcPr>
        <w:shd w:val="clear" w:color="auto" w:fill="FDE9D9" w:themeFill="accent6" w:themeFillTint="33"/>
      </w:tcPr>
    </w:tblStylePr>
  </w:style>
  <w:style w:type="table" w:styleId="TableProfessional">
    <w:name w:val="Table Professional"/>
    <w:basedOn w:val="TableNormal"/>
    <w:uiPriority w:val="99"/>
    <w:semiHidden/>
    <w:unhideWhenUsed/>
    <w:rsid w:val="004E669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1"/>
    <w:rsid w:val="00BB4A2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ofContentsCTA">
    <w:name w:val="Table of Contents CTA"/>
    <w:basedOn w:val="TOC1"/>
    <w:link w:val="TableofContentsCTAChar"/>
    <w:autoRedefine/>
    <w:uiPriority w:val="3"/>
    <w:rsid w:val="00F4107D"/>
    <w:pPr>
      <w:tabs>
        <w:tab w:val="center" w:pos="8640"/>
      </w:tabs>
      <w:spacing w:before="120" w:after="120"/>
      <w:ind w:left="720"/>
    </w:pPr>
    <w:rPr>
      <w:smallCaps/>
      <w:sz w:val="18"/>
      <w:szCs w:val="20"/>
    </w:rPr>
  </w:style>
  <w:style w:type="character" w:customStyle="1" w:styleId="TableofContentsCTAChar">
    <w:name w:val="Table of Contents CTA Char"/>
    <w:basedOn w:val="TOC1Char"/>
    <w:link w:val="TableofContentsCTA"/>
    <w:uiPriority w:val="3"/>
    <w:rsid w:val="00E8472C"/>
    <w:rPr>
      <w:rFonts w:cs="Arial"/>
      <w:b/>
      <w:bCs/>
      <w:smallCaps/>
      <w:color w:val="DD4201"/>
      <w:sz w:val="18"/>
    </w:rPr>
  </w:style>
  <w:style w:type="character" w:customStyle="1" w:styleId="Heading6Char">
    <w:name w:val="Heading 6 Char"/>
    <w:basedOn w:val="DefaultParagraphFont"/>
    <w:link w:val="Heading6"/>
    <w:uiPriority w:val="3"/>
    <w:rsid w:val="00E8472C"/>
    <w:rPr>
      <w:rFonts w:ascii="Arial" w:eastAsiaTheme="minorEastAsia" w:hAnsi="Arial" w:cstheme="minorBidi"/>
      <w:bCs/>
      <w:i/>
      <w:color w:val="DD3D01"/>
      <w:sz w:val="22"/>
      <w:szCs w:val="22"/>
    </w:rPr>
  </w:style>
  <w:style w:type="paragraph" w:styleId="ListParagraph">
    <w:name w:val="List Paragraph"/>
    <w:basedOn w:val="Normal"/>
    <w:uiPriority w:val="34"/>
    <w:rsid w:val="00F71F30"/>
    <w:pPr>
      <w:ind w:left="720"/>
      <w:contextualSpacing/>
    </w:pPr>
  </w:style>
  <w:style w:type="character" w:customStyle="1" w:styleId="Heading2Char">
    <w:name w:val="Heading 2 Char"/>
    <w:basedOn w:val="DefaultParagraphFont"/>
    <w:link w:val="Heading2"/>
    <w:uiPriority w:val="1"/>
    <w:rsid w:val="00EF33BD"/>
    <w:rPr>
      <w:rFonts w:cs="Arial"/>
      <w:b/>
      <w:bCs/>
      <w:iCs/>
      <w:color w:val="DD3D01"/>
      <w:sz w:val="32"/>
      <w:szCs w:val="28"/>
    </w:rPr>
  </w:style>
  <w:style w:type="paragraph" w:styleId="TOCHeading">
    <w:name w:val="TOC Heading"/>
    <w:basedOn w:val="Heading1"/>
    <w:next w:val="Normal"/>
    <w:uiPriority w:val="39"/>
    <w:unhideWhenUsed/>
    <w:qFormat/>
    <w:rsid w:val="00684ADF"/>
    <w:pPr>
      <w:keepLines/>
      <w:spacing w:before="480" w:after="0" w:line="276" w:lineRule="auto"/>
      <w:outlineLvl w:val="9"/>
    </w:pPr>
    <w:rPr>
      <w:rFonts w:eastAsiaTheme="majorEastAsia" w:cstheme="majorBidi"/>
      <w:kern w:val="0"/>
      <w:szCs w:val="28"/>
      <w:lang w:val="en-US" w:eastAsia="en-US"/>
    </w:rPr>
  </w:style>
  <w:style w:type="paragraph" w:customStyle="1" w:styleId="Headertext">
    <w:name w:val="Header text"/>
    <w:basedOn w:val="Header"/>
    <w:link w:val="HeadertextChar"/>
    <w:uiPriority w:val="7"/>
    <w:qFormat/>
    <w:rsid w:val="00AC2629"/>
    <w:pPr>
      <w:spacing w:after="0"/>
      <w:jc w:val="right"/>
    </w:pPr>
    <w:rPr>
      <w:color w:val="E25B00"/>
      <w:sz w:val="20"/>
      <w:szCs w:val="20"/>
    </w:rPr>
  </w:style>
  <w:style w:type="character" w:customStyle="1" w:styleId="HeadertextChar">
    <w:name w:val="Header text Char"/>
    <w:basedOn w:val="HeaderChar"/>
    <w:link w:val="Headertext"/>
    <w:uiPriority w:val="7"/>
    <w:rsid w:val="00E8472C"/>
    <w:rPr>
      <w:rFonts w:ascii="Arial" w:hAnsi="Arial" w:cs="Arial"/>
      <w:color w:val="E25B00"/>
      <w:szCs w:val="24"/>
    </w:rPr>
  </w:style>
  <w:style w:type="paragraph" w:styleId="EndnoteText">
    <w:name w:val="endnote text"/>
    <w:basedOn w:val="Normal"/>
    <w:link w:val="EndnoteTextChar"/>
    <w:uiPriority w:val="99"/>
    <w:semiHidden/>
    <w:unhideWhenUsed/>
    <w:rsid w:val="00AC2629"/>
    <w:rPr>
      <w:sz w:val="20"/>
      <w:szCs w:val="20"/>
    </w:rPr>
  </w:style>
  <w:style w:type="character" w:customStyle="1" w:styleId="EndnoteTextChar">
    <w:name w:val="Endnote Text Char"/>
    <w:basedOn w:val="DefaultParagraphFont"/>
    <w:link w:val="EndnoteText"/>
    <w:uiPriority w:val="99"/>
    <w:semiHidden/>
    <w:rsid w:val="00AC2629"/>
    <w:rPr>
      <w:rFonts w:ascii="Arial" w:hAnsi="Arial" w:cs="Arial"/>
    </w:rPr>
  </w:style>
  <w:style w:type="character" w:styleId="EndnoteReference">
    <w:name w:val="endnote reference"/>
    <w:basedOn w:val="DefaultParagraphFont"/>
    <w:uiPriority w:val="99"/>
    <w:semiHidden/>
    <w:unhideWhenUsed/>
    <w:rsid w:val="00AC2629"/>
    <w:rPr>
      <w:vertAlign w:val="superscript"/>
    </w:rPr>
  </w:style>
  <w:style w:type="paragraph" w:styleId="FootnoteText">
    <w:name w:val="footnote text"/>
    <w:basedOn w:val="Normal"/>
    <w:link w:val="FootnoteTextChar"/>
    <w:uiPriority w:val="99"/>
    <w:semiHidden/>
    <w:unhideWhenUsed/>
    <w:rsid w:val="00AC2629"/>
    <w:rPr>
      <w:sz w:val="20"/>
      <w:szCs w:val="20"/>
    </w:rPr>
  </w:style>
  <w:style w:type="character" w:customStyle="1" w:styleId="FootnoteTextChar">
    <w:name w:val="Footnote Text Char"/>
    <w:basedOn w:val="DefaultParagraphFont"/>
    <w:link w:val="FootnoteText"/>
    <w:uiPriority w:val="99"/>
    <w:semiHidden/>
    <w:rsid w:val="00AC2629"/>
    <w:rPr>
      <w:rFonts w:ascii="Arial" w:hAnsi="Arial" w:cs="Arial"/>
    </w:rPr>
  </w:style>
  <w:style w:type="character" w:styleId="FootnoteReference">
    <w:name w:val="footnote reference"/>
    <w:basedOn w:val="DefaultParagraphFont"/>
    <w:uiPriority w:val="99"/>
    <w:semiHidden/>
    <w:unhideWhenUsed/>
    <w:rsid w:val="00AC2629"/>
    <w:rPr>
      <w:vertAlign w:val="superscript"/>
    </w:rPr>
  </w:style>
  <w:style w:type="character" w:styleId="CommentReference">
    <w:name w:val="annotation reference"/>
    <w:basedOn w:val="DefaultParagraphFont"/>
    <w:uiPriority w:val="99"/>
    <w:semiHidden/>
    <w:unhideWhenUsed/>
    <w:rsid w:val="00AC2629"/>
    <w:rPr>
      <w:sz w:val="16"/>
      <w:szCs w:val="16"/>
    </w:rPr>
  </w:style>
  <w:style w:type="paragraph" w:styleId="CommentText">
    <w:name w:val="annotation text"/>
    <w:basedOn w:val="Normal"/>
    <w:link w:val="CommentTextChar"/>
    <w:uiPriority w:val="99"/>
    <w:semiHidden/>
    <w:unhideWhenUsed/>
    <w:rsid w:val="00AC2629"/>
    <w:rPr>
      <w:sz w:val="20"/>
      <w:szCs w:val="20"/>
    </w:rPr>
  </w:style>
  <w:style w:type="character" w:customStyle="1" w:styleId="CommentTextChar">
    <w:name w:val="Comment Text Char"/>
    <w:basedOn w:val="DefaultParagraphFont"/>
    <w:link w:val="CommentText"/>
    <w:uiPriority w:val="99"/>
    <w:semiHidden/>
    <w:rsid w:val="00AC2629"/>
    <w:rPr>
      <w:rFonts w:ascii="Arial" w:hAnsi="Arial" w:cs="Arial"/>
    </w:rPr>
  </w:style>
  <w:style w:type="paragraph" w:styleId="CommentSubject">
    <w:name w:val="annotation subject"/>
    <w:basedOn w:val="CommentText"/>
    <w:next w:val="CommentText"/>
    <w:link w:val="CommentSubjectChar"/>
    <w:uiPriority w:val="99"/>
    <w:semiHidden/>
    <w:unhideWhenUsed/>
    <w:rsid w:val="00AC2629"/>
    <w:rPr>
      <w:b/>
      <w:bCs/>
    </w:rPr>
  </w:style>
  <w:style w:type="character" w:customStyle="1" w:styleId="CommentSubjectChar">
    <w:name w:val="Comment Subject Char"/>
    <w:basedOn w:val="CommentTextChar"/>
    <w:link w:val="CommentSubject"/>
    <w:uiPriority w:val="99"/>
    <w:semiHidden/>
    <w:rsid w:val="00AC2629"/>
    <w:rPr>
      <w:rFonts w:ascii="Arial" w:hAnsi="Arial" w:cs="Arial"/>
      <w:b/>
      <w:bCs/>
    </w:rPr>
  </w:style>
  <w:style w:type="paragraph" w:customStyle="1" w:styleId="Style2">
    <w:name w:val="Style2"/>
    <w:basedOn w:val="TOCHeading"/>
    <w:uiPriority w:val="99"/>
    <w:rsid w:val="00684ADF"/>
  </w:style>
  <w:style w:type="paragraph" w:customStyle="1" w:styleId="Style3">
    <w:name w:val="Style3"/>
    <w:basedOn w:val="ListBullet"/>
    <w:uiPriority w:val="99"/>
    <w:rsid w:val="008F4C13"/>
  </w:style>
  <w:style w:type="paragraph" w:styleId="ListBullet">
    <w:name w:val="List Bullet"/>
    <w:basedOn w:val="Normal"/>
    <w:uiPriority w:val="3"/>
    <w:rsid w:val="008F4C13"/>
    <w:pPr>
      <w:numPr>
        <w:numId w:val="4"/>
      </w:numPr>
      <w:contextualSpacing/>
    </w:pPr>
  </w:style>
  <w:style w:type="numbering" w:customStyle="1" w:styleId="KatesBulletList">
    <w:name w:val="Kate's Bullet List"/>
    <w:uiPriority w:val="99"/>
    <w:rsid w:val="005F7B79"/>
    <w:pPr>
      <w:numPr>
        <w:numId w:val="7"/>
      </w:numPr>
    </w:pPr>
  </w:style>
  <w:style w:type="paragraph" w:styleId="List">
    <w:name w:val="List"/>
    <w:basedOn w:val="Normal"/>
    <w:uiPriority w:val="99"/>
    <w:semiHidden/>
    <w:unhideWhenUsed/>
    <w:rsid w:val="004C7E00"/>
    <w:pPr>
      <w:ind w:left="283" w:hanging="283"/>
      <w:contextualSpacing/>
    </w:pPr>
  </w:style>
  <w:style w:type="numbering" w:customStyle="1" w:styleId="Style4">
    <w:name w:val="Style4"/>
    <w:uiPriority w:val="99"/>
    <w:rsid w:val="0011299C"/>
    <w:pPr>
      <w:numPr>
        <w:numId w:val="13"/>
      </w:numPr>
    </w:pPr>
  </w:style>
  <w:style w:type="character" w:styleId="PlaceholderText">
    <w:name w:val="Placeholder Text"/>
    <w:basedOn w:val="DefaultParagraphFont"/>
    <w:uiPriority w:val="99"/>
    <w:semiHidden/>
    <w:rsid w:val="006275D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2"/>
        <w:szCs w:val="22"/>
        <w:lang w:val="en-CA" w:eastAsia="en-CA"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semiHidden="0" w:uiPriority="1" w:unhideWhenUsed="0" w:qFormat="1"/>
    <w:lsdException w:name="heading 3" w:uiPriority="1" w:qFormat="1"/>
    <w:lsdException w:name="heading 4" w:uiPriority="9" w:qFormat="1"/>
    <w:lsdException w:name="heading 5" w:uiPriority="9" w:qFormat="1"/>
    <w:lsdException w:name="heading 6" w:uiPriority="9" w:qFormat="1"/>
    <w:lsdException w:name="heading 7" w:uiPriority="3"/>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Bullet" w:semiHidden="0" w:uiPriority="1" w:unhideWhenUsed="0"/>
    <w:lsdException w:name="List Bullet 2" w:semiHidden="0" w:uiPriority="3" w:unhideWhenUsed="0"/>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uiPriority w:val="1"/>
    <w:qFormat/>
    <w:rsid w:val="0062380C"/>
    <w:pPr>
      <w:spacing w:before="240" w:after="240"/>
    </w:pPr>
    <w:rPr>
      <w:rFonts w:cs="Arial"/>
      <w:sz w:val="24"/>
      <w:szCs w:val="24"/>
    </w:rPr>
  </w:style>
  <w:style w:type="paragraph" w:styleId="Heading1">
    <w:name w:val="heading 1"/>
    <w:basedOn w:val="Normal"/>
    <w:next w:val="Normal"/>
    <w:link w:val="Heading1Char"/>
    <w:autoRedefine/>
    <w:uiPriority w:val="1"/>
    <w:qFormat/>
    <w:rsid w:val="00B520F6"/>
    <w:pPr>
      <w:keepNext/>
      <w:outlineLvl w:val="0"/>
    </w:pPr>
    <w:rPr>
      <w:b/>
      <w:bCs/>
      <w:color w:val="DD3D01"/>
      <w:kern w:val="32"/>
      <w:sz w:val="36"/>
      <w:szCs w:val="36"/>
    </w:rPr>
  </w:style>
  <w:style w:type="paragraph" w:styleId="Heading2">
    <w:name w:val="heading 2"/>
    <w:basedOn w:val="Normal"/>
    <w:next w:val="Normal"/>
    <w:link w:val="Heading2Char"/>
    <w:autoRedefine/>
    <w:uiPriority w:val="1"/>
    <w:qFormat/>
    <w:rsid w:val="00EF33BD"/>
    <w:pPr>
      <w:keepNext/>
      <w:tabs>
        <w:tab w:val="left" w:pos="360"/>
      </w:tabs>
      <w:outlineLvl w:val="1"/>
    </w:pPr>
    <w:rPr>
      <w:b/>
      <w:bCs/>
      <w:iCs/>
      <w:color w:val="DD3D01"/>
      <w:sz w:val="32"/>
      <w:szCs w:val="28"/>
    </w:rPr>
  </w:style>
  <w:style w:type="paragraph" w:styleId="Heading3">
    <w:name w:val="heading 3"/>
    <w:basedOn w:val="Normal"/>
    <w:next w:val="Normal"/>
    <w:link w:val="Heading3Char"/>
    <w:uiPriority w:val="1"/>
    <w:unhideWhenUsed/>
    <w:qFormat/>
    <w:rsid w:val="00A5712C"/>
    <w:pPr>
      <w:keepNext/>
      <w:outlineLvl w:val="2"/>
    </w:pPr>
    <w:rPr>
      <w:rFonts w:cs="Times New Roman"/>
      <w:bCs/>
      <w:color w:val="DD3D01"/>
      <w:sz w:val="28"/>
      <w:szCs w:val="26"/>
    </w:rPr>
  </w:style>
  <w:style w:type="paragraph" w:styleId="Heading4">
    <w:name w:val="heading 4"/>
    <w:basedOn w:val="Normal"/>
    <w:next w:val="Normal"/>
    <w:link w:val="Heading4Char"/>
    <w:autoRedefine/>
    <w:uiPriority w:val="1"/>
    <w:unhideWhenUsed/>
    <w:qFormat/>
    <w:rsid w:val="00A5712C"/>
    <w:pPr>
      <w:keepNext/>
      <w:outlineLvl w:val="3"/>
    </w:pPr>
    <w:rPr>
      <w:rFonts w:cs="Times New Roman"/>
      <w:bCs/>
      <w:i/>
      <w:color w:val="DD3D01"/>
      <w:sz w:val="28"/>
      <w:szCs w:val="28"/>
    </w:rPr>
  </w:style>
  <w:style w:type="paragraph" w:styleId="Heading5">
    <w:name w:val="heading 5"/>
    <w:basedOn w:val="Normal"/>
    <w:next w:val="Normal"/>
    <w:link w:val="Heading5Char"/>
    <w:uiPriority w:val="3"/>
    <w:unhideWhenUsed/>
    <w:qFormat/>
    <w:rsid w:val="00A5712C"/>
    <w:pPr>
      <w:outlineLvl w:val="4"/>
    </w:pPr>
    <w:rPr>
      <w:color w:val="DD3D01"/>
      <w:szCs w:val="20"/>
    </w:rPr>
  </w:style>
  <w:style w:type="paragraph" w:styleId="Heading6">
    <w:name w:val="heading 6"/>
    <w:basedOn w:val="Normal"/>
    <w:next w:val="Normal"/>
    <w:link w:val="Heading6Char"/>
    <w:uiPriority w:val="3"/>
    <w:unhideWhenUsed/>
    <w:qFormat/>
    <w:rsid w:val="00A5712C"/>
    <w:pPr>
      <w:spacing w:after="60"/>
      <w:outlineLvl w:val="5"/>
    </w:pPr>
    <w:rPr>
      <w:rFonts w:eastAsiaTheme="minorEastAsia" w:cstheme="minorBidi"/>
      <w:bCs/>
      <w:i/>
      <w:color w:val="DD3D0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783128"/>
    <w:pPr>
      <w:pBdr>
        <w:bottom w:val="single" w:sz="2" w:space="1" w:color="E25B00"/>
      </w:pBdr>
      <w:spacing w:after="60"/>
    </w:pPr>
    <w:rPr>
      <w:b/>
      <w:bCs/>
      <w:color w:val="DD3D01"/>
      <w:kern w:val="28"/>
      <w:sz w:val="32"/>
      <w:szCs w:val="32"/>
    </w:rPr>
  </w:style>
  <w:style w:type="paragraph" w:styleId="BlockText">
    <w:name w:val="Block Text"/>
    <w:basedOn w:val="Normal"/>
    <w:uiPriority w:val="3"/>
    <w:rsid w:val="006909C1"/>
    <w:pPr>
      <w:ind w:left="1440" w:right="1440"/>
    </w:pPr>
    <w:rPr>
      <w:rFonts w:ascii="Verdana" w:hAnsi="Verdana"/>
    </w:rPr>
  </w:style>
  <w:style w:type="paragraph" w:styleId="BodyText">
    <w:name w:val="Body Text"/>
    <w:basedOn w:val="Normal"/>
    <w:uiPriority w:val="99"/>
    <w:rsid w:val="006909C1"/>
    <w:rPr>
      <w:rFonts w:ascii="Verdana" w:hAnsi="Verdana"/>
      <w:sz w:val="20"/>
    </w:rPr>
  </w:style>
  <w:style w:type="paragraph" w:styleId="Footer">
    <w:name w:val="footer"/>
    <w:basedOn w:val="Normal"/>
    <w:link w:val="FooterChar"/>
    <w:autoRedefine/>
    <w:uiPriority w:val="99"/>
    <w:rsid w:val="00875B60"/>
    <w:pPr>
      <w:tabs>
        <w:tab w:val="center" w:pos="4320"/>
        <w:tab w:val="right" w:pos="9360"/>
      </w:tabs>
      <w:jc w:val="right"/>
    </w:pPr>
    <w:rPr>
      <w:color w:val="E25B00"/>
      <w:szCs w:val="20"/>
    </w:rPr>
  </w:style>
  <w:style w:type="paragraph" w:customStyle="1" w:styleId="StyleCaptionCentered">
    <w:name w:val="Style Caption + Centered"/>
    <w:basedOn w:val="Caption"/>
    <w:uiPriority w:val="99"/>
    <w:rsid w:val="000C6F3D"/>
    <w:rPr>
      <w:b w:val="0"/>
      <w:i/>
      <w:color w:val="E25B00"/>
      <w:sz w:val="16"/>
      <w:szCs w:val="16"/>
    </w:rPr>
  </w:style>
  <w:style w:type="paragraph" w:styleId="Caption">
    <w:name w:val="caption"/>
    <w:basedOn w:val="Normal"/>
    <w:next w:val="Normal"/>
    <w:uiPriority w:val="7"/>
    <w:qFormat/>
    <w:rsid w:val="00757F64"/>
    <w:pPr>
      <w:jc w:val="center"/>
    </w:pPr>
    <w:rPr>
      <w:b/>
      <w:bCs/>
      <w:color w:val="DD3D01"/>
      <w:sz w:val="22"/>
      <w:lang w:val="fr-CA"/>
    </w:rPr>
  </w:style>
  <w:style w:type="paragraph" w:customStyle="1" w:styleId="Style1">
    <w:name w:val="Style1"/>
    <w:basedOn w:val="Caption"/>
    <w:uiPriority w:val="99"/>
    <w:rsid w:val="003069E4"/>
    <w:rPr>
      <w:rFonts w:ascii="Verdana" w:hAnsi="Verdana"/>
      <w:b w:val="0"/>
      <w:i/>
      <w:color w:val="993300"/>
      <w:sz w:val="16"/>
      <w:szCs w:val="16"/>
    </w:rPr>
  </w:style>
  <w:style w:type="paragraph" w:customStyle="1" w:styleId="StyleHeading1Allcaps">
    <w:name w:val="Style Heading 1 + All caps"/>
    <w:basedOn w:val="Heading1"/>
    <w:uiPriority w:val="99"/>
    <w:rsid w:val="003203F7"/>
    <w:rPr>
      <w:szCs w:val="24"/>
    </w:rPr>
  </w:style>
  <w:style w:type="paragraph" w:customStyle="1" w:styleId="Style8ptBlueUnderlineLeftBefore5ptAfter5pt">
    <w:name w:val="Style 8 pt Blue Underline Left Before:  5 pt After:  5 pt"/>
    <w:basedOn w:val="Normal"/>
    <w:uiPriority w:val="99"/>
    <w:rsid w:val="007F5078"/>
    <w:rPr>
      <w:rFonts w:cs="Tahoma"/>
      <w:color w:val="0000FF"/>
      <w:sz w:val="16"/>
      <w:szCs w:val="16"/>
      <w:u w:val="single"/>
    </w:rPr>
  </w:style>
  <w:style w:type="character" w:customStyle="1" w:styleId="Heading3Char">
    <w:name w:val="Heading 3 Char"/>
    <w:basedOn w:val="DefaultParagraphFont"/>
    <w:link w:val="Heading3"/>
    <w:uiPriority w:val="1"/>
    <w:rsid w:val="00E8472C"/>
    <w:rPr>
      <w:rFonts w:ascii="Arial" w:hAnsi="Arial"/>
      <w:bCs/>
      <w:color w:val="DD3D01"/>
      <w:sz w:val="28"/>
      <w:szCs w:val="26"/>
    </w:rPr>
  </w:style>
  <w:style w:type="character" w:customStyle="1" w:styleId="red80pct">
    <w:name w:val="red80pct"/>
    <w:basedOn w:val="DefaultParagraphFont"/>
    <w:uiPriority w:val="99"/>
    <w:rsid w:val="008339AF"/>
  </w:style>
  <w:style w:type="paragraph" w:styleId="NormalWeb">
    <w:name w:val="Normal (Web)"/>
    <w:basedOn w:val="Normal"/>
    <w:uiPriority w:val="99"/>
    <w:unhideWhenUsed/>
    <w:rsid w:val="008339AF"/>
    <w:pPr>
      <w:spacing w:before="100" w:beforeAutospacing="1" w:after="100" w:afterAutospacing="1"/>
    </w:pPr>
    <w:rPr>
      <w:rFonts w:ascii="Times New Roman" w:hAnsi="Times New Roman"/>
    </w:rPr>
  </w:style>
  <w:style w:type="character" w:styleId="Hyperlink">
    <w:name w:val="Hyperlink"/>
    <w:basedOn w:val="DefaultParagraphFont"/>
    <w:uiPriority w:val="99"/>
    <w:unhideWhenUsed/>
    <w:rsid w:val="008B73EB"/>
    <w:rPr>
      <w:color w:val="DD3D01"/>
      <w:u w:val="single"/>
    </w:rPr>
  </w:style>
  <w:style w:type="paragraph" w:styleId="Header">
    <w:name w:val="header"/>
    <w:basedOn w:val="Normal"/>
    <w:link w:val="HeaderChar"/>
    <w:uiPriority w:val="99"/>
    <w:unhideWhenUsed/>
    <w:rsid w:val="00083B9B"/>
    <w:pPr>
      <w:tabs>
        <w:tab w:val="center" w:pos="4680"/>
        <w:tab w:val="right" w:pos="9360"/>
      </w:tabs>
    </w:pPr>
  </w:style>
  <w:style w:type="character" w:customStyle="1" w:styleId="HeaderChar">
    <w:name w:val="Header Char"/>
    <w:basedOn w:val="DefaultParagraphFont"/>
    <w:link w:val="Header"/>
    <w:uiPriority w:val="99"/>
    <w:rsid w:val="00083B9B"/>
    <w:rPr>
      <w:rFonts w:ascii="Verdana" w:hAnsi="Verdana"/>
      <w:szCs w:val="24"/>
    </w:rPr>
  </w:style>
  <w:style w:type="character" w:customStyle="1" w:styleId="FooterChar">
    <w:name w:val="Footer Char"/>
    <w:basedOn w:val="DefaultParagraphFont"/>
    <w:link w:val="Footer"/>
    <w:uiPriority w:val="99"/>
    <w:rsid w:val="00875B60"/>
    <w:rPr>
      <w:rFonts w:ascii="Arial" w:hAnsi="Arial" w:cs="Arial"/>
      <w:color w:val="E25B00"/>
      <w:sz w:val="24"/>
    </w:rPr>
  </w:style>
  <w:style w:type="paragraph" w:styleId="BalloonText">
    <w:name w:val="Balloon Text"/>
    <w:basedOn w:val="Normal"/>
    <w:link w:val="BalloonTextChar"/>
    <w:uiPriority w:val="99"/>
    <w:semiHidden/>
    <w:unhideWhenUsed/>
    <w:rsid w:val="00083B9B"/>
    <w:rPr>
      <w:rFonts w:ascii="Tahoma" w:hAnsi="Tahoma" w:cs="Tahoma"/>
      <w:sz w:val="16"/>
      <w:szCs w:val="16"/>
    </w:rPr>
  </w:style>
  <w:style w:type="character" w:customStyle="1" w:styleId="BalloonTextChar">
    <w:name w:val="Balloon Text Char"/>
    <w:basedOn w:val="DefaultParagraphFont"/>
    <w:link w:val="BalloonText"/>
    <w:uiPriority w:val="99"/>
    <w:semiHidden/>
    <w:rsid w:val="00083B9B"/>
    <w:rPr>
      <w:rFonts w:ascii="Tahoma" w:hAnsi="Tahoma" w:cs="Tahoma"/>
      <w:sz w:val="16"/>
      <w:szCs w:val="16"/>
    </w:rPr>
  </w:style>
  <w:style w:type="paragraph" w:customStyle="1" w:styleId="Level1">
    <w:name w:val="Level 1"/>
    <w:uiPriority w:val="99"/>
    <w:rsid w:val="00200BB0"/>
    <w:pPr>
      <w:autoSpaceDE w:val="0"/>
      <w:autoSpaceDN w:val="0"/>
      <w:adjustRightInd w:val="0"/>
      <w:ind w:left="720"/>
    </w:pPr>
    <w:rPr>
      <w:sz w:val="24"/>
      <w:szCs w:val="24"/>
    </w:rPr>
  </w:style>
  <w:style w:type="paragraph" w:customStyle="1" w:styleId="a">
    <w:name w:val="a"/>
    <w:aliases w:val="b,c"/>
    <w:uiPriority w:val="99"/>
    <w:rsid w:val="00200B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Pr>
      <w:sz w:val="24"/>
      <w:szCs w:val="24"/>
    </w:rPr>
  </w:style>
  <w:style w:type="character" w:customStyle="1" w:styleId="SYSHYPERTEXT">
    <w:name w:val="SYS_HYPERTEXT"/>
    <w:uiPriority w:val="99"/>
    <w:rsid w:val="00200BB0"/>
    <w:rPr>
      <w:color w:val="0000FF"/>
      <w:u w:val="single"/>
    </w:rPr>
  </w:style>
  <w:style w:type="paragraph" w:styleId="NoSpacing">
    <w:name w:val="No Spacing"/>
    <w:link w:val="NoSpacingChar"/>
    <w:uiPriority w:val="3"/>
    <w:rsid w:val="00C254B4"/>
    <w:rPr>
      <w:rFonts w:ascii="Calibri" w:hAnsi="Calibri"/>
      <w:lang w:val="en-US" w:eastAsia="en-US"/>
    </w:rPr>
  </w:style>
  <w:style w:type="character" w:customStyle="1" w:styleId="NoSpacingChar">
    <w:name w:val="No Spacing Char"/>
    <w:basedOn w:val="DefaultParagraphFont"/>
    <w:link w:val="NoSpacing"/>
    <w:uiPriority w:val="3"/>
    <w:rsid w:val="00E8472C"/>
    <w:rPr>
      <w:rFonts w:ascii="Calibri" w:hAnsi="Calibri"/>
      <w:sz w:val="22"/>
      <w:szCs w:val="22"/>
      <w:lang w:val="en-US" w:eastAsia="en-US"/>
    </w:rPr>
  </w:style>
  <w:style w:type="character" w:customStyle="1" w:styleId="Heading5Char">
    <w:name w:val="Heading 5 Char"/>
    <w:basedOn w:val="DefaultParagraphFont"/>
    <w:link w:val="Heading5"/>
    <w:uiPriority w:val="3"/>
    <w:rsid w:val="00E8472C"/>
    <w:rPr>
      <w:rFonts w:ascii="Arial" w:hAnsi="Arial" w:cs="Arial"/>
      <w:color w:val="DD3D01"/>
      <w:sz w:val="22"/>
    </w:rPr>
  </w:style>
  <w:style w:type="character" w:customStyle="1" w:styleId="Heading4Char">
    <w:name w:val="Heading 4 Char"/>
    <w:basedOn w:val="DefaultParagraphFont"/>
    <w:link w:val="Heading4"/>
    <w:uiPriority w:val="1"/>
    <w:rsid w:val="00E8472C"/>
    <w:rPr>
      <w:rFonts w:ascii="Arial" w:hAnsi="Arial"/>
      <w:bCs/>
      <w:i/>
      <w:color w:val="DD3D01"/>
      <w:sz w:val="28"/>
      <w:szCs w:val="28"/>
    </w:rPr>
  </w:style>
  <w:style w:type="paragraph" w:styleId="DocumentMap">
    <w:name w:val="Document Map"/>
    <w:basedOn w:val="Normal"/>
    <w:link w:val="DocumentMapChar"/>
    <w:uiPriority w:val="99"/>
    <w:semiHidden/>
    <w:unhideWhenUsed/>
    <w:rsid w:val="002D5EFF"/>
    <w:rPr>
      <w:rFonts w:ascii="Tahoma" w:hAnsi="Tahoma" w:cs="Tahoma"/>
      <w:sz w:val="16"/>
      <w:szCs w:val="16"/>
    </w:rPr>
  </w:style>
  <w:style w:type="character" w:customStyle="1" w:styleId="DocumentMapChar">
    <w:name w:val="Document Map Char"/>
    <w:basedOn w:val="DefaultParagraphFont"/>
    <w:link w:val="DocumentMap"/>
    <w:uiPriority w:val="99"/>
    <w:semiHidden/>
    <w:rsid w:val="002D5EFF"/>
    <w:rPr>
      <w:rFonts w:ascii="Tahoma" w:hAnsi="Tahoma" w:cs="Tahoma"/>
      <w:sz w:val="16"/>
      <w:szCs w:val="16"/>
    </w:rPr>
  </w:style>
  <w:style w:type="paragraph" w:styleId="TOC1">
    <w:name w:val="toc 1"/>
    <w:basedOn w:val="Normal"/>
    <w:next w:val="Normal"/>
    <w:link w:val="TOC1Char"/>
    <w:autoRedefine/>
    <w:uiPriority w:val="39"/>
    <w:unhideWhenUsed/>
    <w:qFormat/>
    <w:rsid w:val="00783128"/>
    <w:pPr>
      <w:spacing w:before="360" w:after="360"/>
    </w:pPr>
    <w:rPr>
      <w:b/>
      <w:bCs/>
      <w:color w:val="DD4201"/>
      <w:szCs w:val="22"/>
    </w:rPr>
  </w:style>
  <w:style w:type="paragraph" w:styleId="TOC2">
    <w:name w:val="toc 2"/>
    <w:basedOn w:val="Normal"/>
    <w:next w:val="Normal"/>
    <w:autoRedefine/>
    <w:uiPriority w:val="39"/>
    <w:unhideWhenUsed/>
    <w:qFormat/>
    <w:rsid w:val="00424919"/>
    <w:pPr>
      <w:spacing w:after="0"/>
    </w:pPr>
    <w:rPr>
      <w:bCs/>
      <w:color w:val="DD3D01"/>
      <w:szCs w:val="22"/>
    </w:rPr>
  </w:style>
  <w:style w:type="paragraph" w:styleId="TOC3">
    <w:name w:val="toc 3"/>
    <w:basedOn w:val="Normal"/>
    <w:next w:val="Normal"/>
    <w:autoRedefine/>
    <w:uiPriority w:val="39"/>
    <w:unhideWhenUsed/>
    <w:qFormat/>
    <w:rsid w:val="00127B5E"/>
    <w:pPr>
      <w:ind w:left="144"/>
      <w:contextualSpacing/>
    </w:pPr>
    <w:rPr>
      <w:color w:val="DD3D01"/>
      <w:szCs w:val="22"/>
    </w:rPr>
  </w:style>
  <w:style w:type="paragraph" w:styleId="TOC4">
    <w:name w:val="toc 4"/>
    <w:basedOn w:val="Normal"/>
    <w:next w:val="Normal"/>
    <w:autoRedefine/>
    <w:uiPriority w:val="39"/>
    <w:unhideWhenUsed/>
    <w:rsid w:val="00424919"/>
    <w:pPr>
      <w:spacing w:after="0"/>
    </w:pPr>
    <w:rPr>
      <w:rFonts w:asciiTheme="minorHAnsi" w:hAnsiTheme="minorHAnsi"/>
      <w:szCs w:val="22"/>
    </w:rPr>
  </w:style>
  <w:style w:type="paragraph" w:styleId="TOC5">
    <w:name w:val="toc 5"/>
    <w:basedOn w:val="Normal"/>
    <w:next w:val="Normal"/>
    <w:autoRedefine/>
    <w:uiPriority w:val="39"/>
    <w:unhideWhenUsed/>
    <w:rsid w:val="00F4107D"/>
    <w:pPr>
      <w:spacing w:after="0"/>
    </w:pPr>
    <w:rPr>
      <w:rFonts w:asciiTheme="minorHAnsi" w:hAnsiTheme="minorHAnsi"/>
      <w:szCs w:val="22"/>
    </w:rPr>
  </w:style>
  <w:style w:type="paragraph" w:styleId="TOC6">
    <w:name w:val="toc 6"/>
    <w:basedOn w:val="Normal"/>
    <w:next w:val="Normal"/>
    <w:autoRedefine/>
    <w:uiPriority w:val="39"/>
    <w:unhideWhenUsed/>
    <w:rsid w:val="00214D50"/>
    <w:pPr>
      <w:tabs>
        <w:tab w:val="right" w:pos="9350"/>
      </w:tabs>
      <w:ind w:left="1440"/>
    </w:pPr>
    <w:rPr>
      <w:sz w:val="20"/>
      <w:szCs w:val="22"/>
    </w:rPr>
  </w:style>
  <w:style w:type="paragraph" w:styleId="TOC7">
    <w:name w:val="toc 7"/>
    <w:aliases w:val="Arial"/>
    <w:basedOn w:val="Normal"/>
    <w:next w:val="Normal"/>
    <w:autoRedefine/>
    <w:uiPriority w:val="39"/>
    <w:unhideWhenUsed/>
    <w:rsid w:val="002D5EFF"/>
    <w:rPr>
      <w:rFonts w:asciiTheme="minorHAnsi" w:hAnsiTheme="minorHAnsi"/>
      <w:szCs w:val="22"/>
    </w:rPr>
  </w:style>
  <w:style w:type="paragraph" w:styleId="TOC8">
    <w:name w:val="toc 8"/>
    <w:basedOn w:val="Normal"/>
    <w:next w:val="Normal"/>
    <w:autoRedefine/>
    <w:uiPriority w:val="99"/>
    <w:unhideWhenUsed/>
    <w:rsid w:val="002D5EFF"/>
    <w:rPr>
      <w:rFonts w:asciiTheme="minorHAnsi" w:hAnsiTheme="minorHAnsi"/>
      <w:szCs w:val="22"/>
    </w:rPr>
  </w:style>
  <w:style w:type="paragraph" w:styleId="TOC9">
    <w:name w:val="toc 9"/>
    <w:basedOn w:val="Normal"/>
    <w:next w:val="Normal"/>
    <w:autoRedefine/>
    <w:uiPriority w:val="39"/>
    <w:unhideWhenUsed/>
    <w:rsid w:val="002D5EFF"/>
    <w:rPr>
      <w:rFonts w:asciiTheme="minorHAnsi" w:hAnsiTheme="minorHAnsi"/>
      <w:szCs w:val="22"/>
    </w:rPr>
  </w:style>
  <w:style w:type="character" w:styleId="Strong">
    <w:name w:val="Strong"/>
    <w:uiPriority w:val="22"/>
    <w:qFormat/>
    <w:rsid w:val="0042159A"/>
    <w:rPr>
      <w:b/>
    </w:rPr>
  </w:style>
  <w:style w:type="paragraph" w:styleId="Subtitle">
    <w:name w:val="Subtitle"/>
    <w:basedOn w:val="NoSpacing"/>
    <w:next w:val="Normal"/>
    <w:link w:val="SubtitleChar"/>
    <w:uiPriority w:val="11"/>
    <w:qFormat/>
    <w:rsid w:val="0042159A"/>
    <w:pPr>
      <w:framePr w:hSpace="187" w:wrap="around" w:hAnchor="margin" w:xAlign="center" w:y="2881"/>
    </w:pPr>
    <w:rPr>
      <w:rFonts w:ascii="Arial" w:eastAsiaTheme="majorEastAsia" w:hAnsi="Arial" w:cs="Arial"/>
      <w:sz w:val="36"/>
      <w:szCs w:val="36"/>
    </w:rPr>
  </w:style>
  <w:style w:type="character" w:customStyle="1" w:styleId="SubtitleChar">
    <w:name w:val="Subtitle Char"/>
    <w:basedOn w:val="DefaultParagraphFont"/>
    <w:link w:val="Subtitle"/>
    <w:uiPriority w:val="11"/>
    <w:rsid w:val="0042159A"/>
    <w:rPr>
      <w:rFonts w:ascii="Arial" w:eastAsiaTheme="majorEastAsia" w:hAnsi="Arial" w:cs="Arial"/>
      <w:sz w:val="36"/>
      <w:szCs w:val="36"/>
      <w:lang w:val="en-US" w:eastAsia="en-US"/>
    </w:rPr>
  </w:style>
  <w:style w:type="character" w:styleId="Emphasis">
    <w:name w:val="Emphasis"/>
    <w:basedOn w:val="DefaultParagraphFont"/>
    <w:uiPriority w:val="20"/>
    <w:qFormat/>
    <w:rsid w:val="0042159A"/>
    <w:rPr>
      <w:i/>
      <w:iCs/>
    </w:rPr>
  </w:style>
  <w:style w:type="paragraph" w:styleId="Quote">
    <w:name w:val="Quote"/>
    <w:basedOn w:val="Normal"/>
    <w:next w:val="Normal"/>
    <w:link w:val="QuoteChar"/>
    <w:uiPriority w:val="29"/>
    <w:qFormat/>
    <w:rsid w:val="0042159A"/>
    <w:pPr>
      <w:ind w:left="720" w:right="720"/>
    </w:pPr>
    <w:rPr>
      <w:i/>
      <w:iCs/>
      <w:color w:val="000000"/>
    </w:rPr>
  </w:style>
  <w:style w:type="character" w:customStyle="1" w:styleId="QuoteChar">
    <w:name w:val="Quote Char"/>
    <w:basedOn w:val="DefaultParagraphFont"/>
    <w:link w:val="Quote"/>
    <w:uiPriority w:val="29"/>
    <w:rsid w:val="0042159A"/>
    <w:rPr>
      <w:rFonts w:ascii="Arial" w:hAnsi="Arial" w:cs="Arial"/>
      <w:i/>
      <w:iCs/>
      <w:color w:val="000000"/>
      <w:sz w:val="24"/>
      <w:szCs w:val="24"/>
    </w:rPr>
  </w:style>
  <w:style w:type="paragraph" w:customStyle="1" w:styleId="Commands">
    <w:name w:val="Commands"/>
    <w:basedOn w:val="Normal"/>
    <w:next w:val="BodyText"/>
    <w:link w:val="CommandsChar"/>
    <w:uiPriority w:val="99"/>
    <w:rsid w:val="001A4AE2"/>
    <w:rPr>
      <w:rFonts w:ascii="Tahoma" w:hAnsi="Tahoma" w:cs="Tahoma"/>
      <w:sz w:val="20"/>
      <w:szCs w:val="20"/>
    </w:rPr>
  </w:style>
  <w:style w:type="character" w:customStyle="1" w:styleId="CommandsChar">
    <w:name w:val="Commands Char"/>
    <w:basedOn w:val="DefaultParagraphFont"/>
    <w:link w:val="Commands"/>
    <w:uiPriority w:val="99"/>
    <w:rsid w:val="00E47B0D"/>
    <w:rPr>
      <w:rFonts w:ascii="Tahoma" w:hAnsi="Tahoma" w:cs="Tahoma"/>
    </w:rPr>
  </w:style>
  <w:style w:type="paragraph" w:styleId="NormalIndent">
    <w:name w:val="Normal Indent"/>
    <w:basedOn w:val="Normal"/>
    <w:uiPriority w:val="99"/>
    <w:semiHidden/>
    <w:unhideWhenUsed/>
    <w:rsid w:val="00A65AED"/>
    <w:pPr>
      <w:ind w:left="720"/>
    </w:pPr>
  </w:style>
  <w:style w:type="paragraph" w:customStyle="1" w:styleId="NumberedListLevel1">
    <w:name w:val="Numbered List Level 1"/>
    <w:basedOn w:val="List"/>
    <w:link w:val="NumberedListLevel1Char"/>
    <w:uiPriority w:val="2"/>
    <w:qFormat/>
    <w:rsid w:val="00783128"/>
    <w:pPr>
      <w:numPr>
        <w:numId w:val="18"/>
      </w:numPr>
      <w:spacing w:before="80" w:after="80"/>
      <w:ind w:left="714" w:hanging="357"/>
      <w:contextualSpacing w:val="0"/>
    </w:pPr>
  </w:style>
  <w:style w:type="paragraph" w:customStyle="1" w:styleId="BulletListLevel1">
    <w:name w:val="Bullet List Level 1"/>
    <w:basedOn w:val="Normal"/>
    <w:link w:val="BulletListLevel1Char"/>
    <w:uiPriority w:val="2"/>
    <w:qFormat/>
    <w:rsid w:val="00783128"/>
    <w:pPr>
      <w:numPr>
        <w:numId w:val="2"/>
      </w:numPr>
      <w:tabs>
        <w:tab w:val="clear" w:pos="1656"/>
        <w:tab w:val="left" w:pos="720"/>
      </w:tabs>
      <w:spacing w:before="80" w:after="80"/>
      <w:ind w:left="714" w:hanging="357"/>
    </w:pPr>
  </w:style>
  <w:style w:type="character" w:customStyle="1" w:styleId="NumberedListLevel1Char">
    <w:name w:val="Numbered List Level 1 Char"/>
    <w:basedOn w:val="DefaultParagraphFont"/>
    <w:link w:val="NumberedListLevel1"/>
    <w:uiPriority w:val="2"/>
    <w:rsid w:val="00783128"/>
    <w:rPr>
      <w:rFonts w:cs="Arial"/>
      <w:sz w:val="24"/>
      <w:szCs w:val="24"/>
    </w:rPr>
  </w:style>
  <w:style w:type="paragraph" w:customStyle="1" w:styleId="NumberedListLevel2">
    <w:name w:val="Numbered List Level 2"/>
    <w:basedOn w:val="NumberedListLevel1"/>
    <w:link w:val="NumberedListLevel2Char"/>
    <w:uiPriority w:val="2"/>
    <w:qFormat/>
    <w:rsid w:val="00783128"/>
    <w:pPr>
      <w:numPr>
        <w:ilvl w:val="1"/>
        <w:numId w:val="1"/>
      </w:numPr>
      <w:ind w:left="714" w:hanging="357"/>
    </w:pPr>
  </w:style>
  <w:style w:type="character" w:customStyle="1" w:styleId="BulletListLevel1Char">
    <w:name w:val="Bullet List Level 1 Char"/>
    <w:basedOn w:val="DefaultParagraphFont"/>
    <w:link w:val="BulletListLevel1"/>
    <w:uiPriority w:val="2"/>
    <w:rsid w:val="00476E16"/>
    <w:rPr>
      <w:rFonts w:cs="Arial"/>
      <w:sz w:val="24"/>
      <w:szCs w:val="24"/>
    </w:rPr>
  </w:style>
  <w:style w:type="paragraph" w:customStyle="1" w:styleId="TableofContents">
    <w:name w:val="Table of Contents"/>
    <w:basedOn w:val="TOC1"/>
    <w:link w:val="TableofContentsChar"/>
    <w:uiPriority w:val="99"/>
    <w:rsid w:val="006766D1"/>
    <w:pPr>
      <w:spacing w:before="0"/>
    </w:pPr>
    <w:rPr>
      <w:color w:val="E25B00"/>
      <w:sz w:val="20"/>
    </w:rPr>
  </w:style>
  <w:style w:type="character" w:customStyle="1" w:styleId="NumberedListLevel2Char">
    <w:name w:val="Numbered List Level 2 Char"/>
    <w:basedOn w:val="NumberedListLevel1Char"/>
    <w:link w:val="NumberedListLevel2"/>
    <w:uiPriority w:val="2"/>
    <w:rsid w:val="00783128"/>
    <w:rPr>
      <w:rFonts w:cs="Arial"/>
      <w:sz w:val="24"/>
      <w:szCs w:val="24"/>
    </w:rPr>
  </w:style>
  <w:style w:type="paragraph" w:customStyle="1" w:styleId="HeaderFootertext">
    <w:name w:val="Header/Footer text"/>
    <w:basedOn w:val="Header"/>
    <w:link w:val="HeaderFootertextChar"/>
    <w:uiPriority w:val="99"/>
    <w:qFormat/>
    <w:rsid w:val="0042159A"/>
    <w:pPr>
      <w:jc w:val="right"/>
    </w:pPr>
    <w:rPr>
      <w:color w:val="DD3D01"/>
      <w:sz w:val="16"/>
    </w:rPr>
  </w:style>
  <w:style w:type="character" w:customStyle="1" w:styleId="TOC1Char">
    <w:name w:val="TOC 1 Char"/>
    <w:basedOn w:val="DefaultParagraphFont"/>
    <w:link w:val="TOC1"/>
    <w:uiPriority w:val="39"/>
    <w:rsid w:val="00783128"/>
    <w:rPr>
      <w:rFonts w:cs="Arial"/>
      <w:b/>
      <w:bCs/>
      <w:color w:val="DD4201"/>
      <w:sz w:val="24"/>
    </w:rPr>
  </w:style>
  <w:style w:type="character" w:customStyle="1" w:styleId="TableofContentsChar">
    <w:name w:val="Table of Contents Char"/>
    <w:basedOn w:val="TOC1Char"/>
    <w:link w:val="TableofContents"/>
    <w:uiPriority w:val="99"/>
    <w:rsid w:val="00E47B0D"/>
    <w:rPr>
      <w:rFonts w:cs="Arial"/>
      <w:b/>
      <w:bCs/>
      <w:color w:val="E25B00"/>
      <w:sz w:val="24"/>
    </w:rPr>
  </w:style>
  <w:style w:type="paragraph" w:customStyle="1" w:styleId="PageNumber1">
    <w:name w:val="Page Number1"/>
    <w:basedOn w:val="Header"/>
    <w:link w:val="PagenumberChar"/>
    <w:uiPriority w:val="3"/>
    <w:qFormat/>
    <w:rsid w:val="0042159A"/>
    <w:rPr>
      <w:color w:val="E25B00"/>
    </w:rPr>
  </w:style>
  <w:style w:type="character" w:customStyle="1" w:styleId="HeaderFootertextChar">
    <w:name w:val="Header/Footer text Char"/>
    <w:basedOn w:val="HeaderChar"/>
    <w:link w:val="HeaderFootertext"/>
    <w:uiPriority w:val="99"/>
    <w:rsid w:val="0042159A"/>
    <w:rPr>
      <w:rFonts w:ascii="Arial" w:hAnsi="Arial" w:cs="Arial"/>
      <w:color w:val="DD3D01"/>
      <w:sz w:val="16"/>
      <w:szCs w:val="24"/>
    </w:rPr>
  </w:style>
  <w:style w:type="paragraph" w:customStyle="1" w:styleId="Tabletext">
    <w:name w:val="Table text"/>
    <w:basedOn w:val="Normal"/>
    <w:link w:val="TabletextChar"/>
    <w:uiPriority w:val="3"/>
    <w:qFormat/>
    <w:rsid w:val="005E6647"/>
    <w:rPr>
      <w:bCs/>
      <w:color w:val="DD3D01"/>
      <w:kern w:val="32"/>
      <w:szCs w:val="36"/>
    </w:rPr>
  </w:style>
  <w:style w:type="character" w:customStyle="1" w:styleId="PagenumberChar">
    <w:name w:val="Page number Char"/>
    <w:basedOn w:val="HeaderChar"/>
    <w:link w:val="PageNumber1"/>
    <w:uiPriority w:val="3"/>
    <w:rsid w:val="00E47B0D"/>
    <w:rPr>
      <w:rFonts w:ascii="Arial" w:hAnsi="Arial" w:cs="Arial"/>
      <w:color w:val="E25B00"/>
      <w:sz w:val="22"/>
      <w:szCs w:val="24"/>
    </w:rPr>
  </w:style>
  <w:style w:type="paragraph" w:customStyle="1" w:styleId="TableHeader">
    <w:name w:val="Table Header"/>
    <w:basedOn w:val="Normal"/>
    <w:link w:val="TableHeaderChar"/>
    <w:uiPriority w:val="3"/>
    <w:qFormat/>
    <w:rsid w:val="0042159A"/>
    <w:rPr>
      <w:b/>
      <w:sz w:val="20"/>
      <w:szCs w:val="20"/>
    </w:rPr>
  </w:style>
  <w:style w:type="character" w:customStyle="1" w:styleId="Heading1Char">
    <w:name w:val="Heading 1 Char"/>
    <w:basedOn w:val="DefaultParagraphFont"/>
    <w:link w:val="Heading1"/>
    <w:uiPriority w:val="1"/>
    <w:rsid w:val="00E8472C"/>
    <w:rPr>
      <w:rFonts w:ascii="Arial" w:hAnsi="Arial" w:cs="Arial"/>
      <w:b/>
      <w:bCs/>
      <w:color w:val="DD3D01"/>
      <w:kern w:val="32"/>
      <w:sz w:val="36"/>
      <w:szCs w:val="36"/>
    </w:rPr>
  </w:style>
  <w:style w:type="character" w:customStyle="1" w:styleId="TabletextChar">
    <w:name w:val="Table text Char"/>
    <w:basedOn w:val="Heading1Char"/>
    <w:link w:val="Tabletext"/>
    <w:uiPriority w:val="3"/>
    <w:rsid w:val="00E47B0D"/>
    <w:rPr>
      <w:rFonts w:ascii="Arial" w:hAnsi="Arial" w:cs="Arial"/>
      <w:b/>
      <w:bCs/>
      <w:color w:val="DD3D01"/>
      <w:kern w:val="32"/>
      <w:sz w:val="22"/>
      <w:szCs w:val="36"/>
    </w:rPr>
  </w:style>
  <w:style w:type="paragraph" w:customStyle="1" w:styleId="Code">
    <w:name w:val="Code"/>
    <w:basedOn w:val="BlockText"/>
    <w:link w:val="CodeChar"/>
    <w:uiPriority w:val="99"/>
    <w:rsid w:val="00D946EE"/>
    <w:pPr>
      <w:spacing w:after="0"/>
    </w:pPr>
    <w:rPr>
      <w:rFonts w:ascii="Tahoma" w:hAnsi="Tahoma" w:cs="Tahoma"/>
      <w:caps/>
      <w:sz w:val="20"/>
    </w:rPr>
  </w:style>
  <w:style w:type="character" w:customStyle="1" w:styleId="TableHeaderChar">
    <w:name w:val="Table Header Char"/>
    <w:basedOn w:val="DefaultParagraphFont"/>
    <w:link w:val="TableHeader"/>
    <w:uiPriority w:val="3"/>
    <w:rsid w:val="00E47B0D"/>
    <w:rPr>
      <w:rFonts w:ascii="Arial" w:hAnsi="Arial" w:cs="Arial"/>
      <w:b/>
    </w:rPr>
  </w:style>
  <w:style w:type="character" w:customStyle="1" w:styleId="CodeChar">
    <w:name w:val="Code Char"/>
    <w:basedOn w:val="DefaultParagraphFont"/>
    <w:link w:val="Code"/>
    <w:uiPriority w:val="99"/>
    <w:rsid w:val="00E47B0D"/>
    <w:rPr>
      <w:rFonts w:ascii="Tahoma" w:hAnsi="Tahoma" w:cs="Tahoma"/>
      <w:caps/>
      <w:szCs w:val="24"/>
    </w:rPr>
  </w:style>
  <w:style w:type="table" w:customStyle="1" w:styleId="CTATableStyle">
    <w:name w:val="CTA Table Style"/>
    <w:basedOn w:val="TableGrid"/>
    <w:uiPriority w:val="99"/>
    <w:qFormat/>
    <w:rsid w:val="001437C8"/>
    <w:pPr>
      <w:spacing w:before="100" w:beforeAutospacing="1" w:after="100" w:afterAutospacing="1"/>
    </w:pPr>
    <w:rPr>
      <w:sz w:val="20"/>
      <w:szCs w:val="20"/>
      <w:lang w:eastAsia="ja-JP"/>
    </w:rPr>
    <w:tblPr>
      <w:tblBorders>
        <w:top w:val="single" w:sz="2" w:space="0" w:color="E25B00"/>
        <w:left w:val="single" w:sz="2" w:space="0" w:color="E25B00"/>
        <w:bottom w:val="single" w:sz="2" w:space="0" w:color="E25B00"/>
        <w:right w:val="single" w:sz="2" w:space="0" w:color="E25B00"/>
        <w:insideH w:val="single" w:sz="2" w:space="0" w:color="E25B00"/>
        <w:insideV w:val="single" w:sz="2" w:space="0" w:color="E25B00"/>
      </w:tblBorders>
    </w:tblPr>
    <w:tcPr>
      <w:tcMar>
        <w:top w:w="101" w:type="dxa"/>
        <w:left w:w="101" w:type="dxa"/>
        <w:bottom w:w="101" w:type="dxa"/>
        <w:right w:w="72" w:type="dxa"/>
      </w:tcMar>
      <w:vAlign w:val="center"/>
    </w:tcPr>
    <w:tblStylePr w:type="firstRow">
      <w:rPr>
        <w:rFonts w:ascii="Arial" w:hAnsi="Arial"/>
        <w:b/>
        <w:bCs/>
        <w:color w:val="auto"/>
        <w:sz w:val="24"/>
      </w:rPr>
      <w:tblPr/>
      <w:tcPr>
        <w:shd w:val="clear" w:color="auto" w:fill="FDE9D9" w:themeFill="accent6" w:themeFillTint="33"/>
      </w:tcPr>
    </w:tblStylePr>
  </w:style>
  <w:style w:type="table" w:styleId="TableProfessional">
    <w:name w:val="Table Professional"/>
    <w:basedOn w:val="TableNormal"/>
    <w:uiPriority w:val="99"/>
    <w:semiHidden/>
    <w:unhideWhenUsed/>
    <w:rsid w:val="004E669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1"/>
    <w:rsid w:val="00BB4A2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ofContentsCTA">
    <w:name w:val="Table of Contents CTA"/>
    <w:basedOn w:val="TOC1"/>
    <w:link w:val="TableofContentsCTAChar"/>
    <w:autoRedefine/>
    <w:uiPriority w:val="3"/>
    <w:rsid w:val="00F4107D"/>
    <w:pPr>
      <w:tabs>
        <w:tab w:val="center" w:pos="8640"/>
      </w:tabs>
      <w:spacing w:before="120" w:after="120"/>
      <w:ind w:left="720"/>
    </w:pPr>
    <w:rPr>
      <w:smallCaps/>
      <w:sz w:val="18"/>
      <w:szCs w:val="20"/>
    </w:rPr>
  </w:style>
  <w:style w:type="character" w:customStyle="1" w:styleId="TableofContentsCTAChar">
    <w:name w:val="Table of Contents CTA Char"/>
    <w:basedOn w:val="TOC1Char"/>
    <w:link w:val="TableofContentsCTA"/>
    <w:uiPriority w:val="3"/>
    <w:rsid w:val="00E8472C"/>
    <w:rPr>
      <w:rFonts w:cs="Arial"/>
      <w:b/>
      <w:bCs/>
      <w:smallCaps/>
      <w:color w:val="DD4201"/>
      <w:sz w:val="18"/>
    </w:rPr>
  </w:style>
  <w:style w:type="character" w:customStyle="1" w:styleId="Heading6Char">
    <w:name w:val="Heading 6 Char"/>
    <w:basedOn w:val="DefaultParagraphFont"/>
    <w:link w:val="Heading6"/>
    <w:uiPriority w:val="3"/>
    <w:rsid w:val="00E8472C"/>
    <w:rPr>
      <w:rFonts w:ascii="Arial" w:eastAsiaTheme="minorEastAsia" w:hAnsi="Arial" w:cstheme="minorBidi"/>
      <w:bCs/>
      <w:i/>
      <w:color w:val="DD3D01"/>
      <w:sz w:val="22"/>
      <w:szCs w:val="22"/>
    </w:rPr>
  </w:style>
  <w:style w:type="paragraph" w:styleId="ListParagraph">
    <w:name w:val="List Paragraph"/>
    <w:basedOn w:val="Normal"/>
    <w:uiPriority w:val="34"/>
    <w:rsid w:val="00F71F30"/>
    <w:pPr>
      <w:ind w:left="720"/>
      <w:contextualSpacing/>
    </w:pPr>
  </w:style>
  <w:style w:type="character" w:customStyle="1" w:styleId="Heading2Char">
    <w:name w:val="Heading 2 Char"/>
    <w:basedOn w:val="DefaultParagraphFont"/>
    <w:link w:val="Heading2"/>
    <w:uiPriority w:val="1"/>
    <w:rsid w:val="00EF33BD"/>
    <w:rPr>
      <w:rFonts w:cs="Arial"/>
      <w:b/>
      <w:bCs/>
      <w:iCs/>
      <w:color w:val="DD3D01"/>
      <w:sz w:val="32"/>
      <w:szCs w:val="28"/>
    </w:rPr>
  </w:style>
  <w:style w:type="paragraph" w:styleId="TOCHeading">
    <w:name w:val="TOC Heading"/>
    <w:basedOn w:val="Heading1"/>
    <w:next w:val="Normal"/>
    <w:uiPriority w:val="39"/>
    <w:unhideWhenUsed/>
    <w:qFormat/>
    <w:rsid w:val="00684ADF"/>
    <w:pPr>
      <w:keepLines/>
      <w:spacing w:before="480" w:after="0" w:line="276" w:lineRule="auto"/>
      <w:outlineLvl w:val="9"/>
    </w:pPr>
    <w:rPr>
      <w:rFonts w:eastAsiaTheme="majorEastAsia" w:cstheme="majorBidi"/>
      <w:kern w:val="0"/>
      <w:szCs w:val="28"/>
      <w:lang w:val="en-US" w:eastAsia="en-US"/>
    </w:rPr>
  </w:style>
  <w:style w:type="paragraph" w:customStyle="1" w:styleId="Headertext">
    <w:name w:val="Header text"/>
    <w:basedOn w:val="Header"/>
    <w:link w:val="HeadertextChar"/>
    <w:uiPriority w:val="7"/>
    <w:qFormat/>
    <w:rsid w:val="00AC2629"/>
    <w:pPr>
      <w:spacing w:after="0"/>
      <w:jc w:val="right"/>
    </w:pPr>
    <w:rPr>
      <w:color w:val="E25B00"/>
      <w:sz w:val="20"/>
      <w:szCs w:val="20"/>
    </w:rPr>
  </w:style>
  <w:style w:type="character" w:customStyle="1" w:styleId="HeadertextChar">
    <w:name w:val="Header text Char"/>
    <w:basedOn w:val="HeaderChar"/>
    <w:link w:val="Headertext"/>
    <w:uiPriority w:val="7"/>
    <w:rsid w:val="00E8472C"/>
    <w:rPr>
      <w:rFonts w:ascii="Arial" w:hAnsi="Arial" w:cs="Arial"/>
      <w:color w:val="E25B00"/>
      <w:szCs w:val="24"/>
    </w:rPr>
  </w:style>
  <w:style w:type="paragraph" w:styleId="EndnoteText">
    <w:name w:val="endnote text"/>
    <w:basedOn w:val="Normal"/>
    <w:link w:val="EndnoteTextChar"/>
    <w:uiPriority w:val="99"/>
    <w:semiHidden/>
    <w:unhideWhenUsed/>
    <w:rsid w:val="00AC2629"/>
    <w:rPr>
      <w:sz w:val="20"/>
      <w:szCs w:val="20"/>
    </w:rPr>
  </w:style>
  <w:style w:type="character" w:customStyle="1" w:styleId="EndnoteTextChar">
    <w:name w:val="Endnote Text Char"/>
    <w:basedOn w:val="DefaultParagraphFont"/>
    <w:link w:val="EndnoteText"/>
    <w:uiPriority w:val="99"/>
    <w:semiHidden/>
    <w:rsid w:val="00AC2629"/>
    <w:rPr>
      <w:rFonts w:ascii="Arial" w:hAnsi="Arial" w:cs="Arial"/>
    </w:rPr>
  </w:style>
  <w:style w:type="character" w:styleId="EndnoteReference">
    <w:name w:val="endnote reference"/>
    <w:basedOn w:val="DefaultParagraphFont"/>
    <w:uiPriority w:val="99"/>
    <w:semiHidden/>
    <w:unhideWhenUsed/>
    <w:rsid w:val="00AC2629"/>
    <w:rPr>
      <w:vertAlign w:val="superscript"/>
    </w:rPr>
  </w:style>
  <w:style w:type="paragraph" w:styleId="FootnoteText">
    <w:name w:val="footnote text"/>
    <w:basedOn w:val="Normal"/>
    <w:link w:val="FootnoteTextChar"/>
    <w:uiPriority w:val="99"/>
    <w:semiHidden/>
    <w:unhideWhenUsed/>
    <w:rsid w:val="00AC2629"/>
    <w:rPr>
      <w:sz w:val="20"/>
      <w:szCs w:val="20"/>
    </w:rPr>
  </w:style>
  <w:style w:type="character" w:customStyle="1" w:styleId="FootnoteTextChar">
    <w:name w:val="Footnote Text Char"/>
    <w:basedOn w:val="DefaultParagraphFont"/>
    <w:link w:val="FootnoteText"/>
    <w:uiPriority w:val="99"/>
    <w:semiHidden/>
    <w:rsid w:val="00AC2629"/>
    <w:rPr>
      <w:rFonts w:ascii="Arial" w:hAnsi="Arial" w:cs="Arial"/>
    </w:rPr>
  </w:style>
  <w:style w:type="character" w:styleId="FootnoteReference">
    <w:name w:val="footnote reference"/>
    <w:basedOn w:val="DefaultParagraphFont"/>
    <w:uiPriority w:val="99"/>
    <w:semiHidden/>
    <w:unhideWhenUsed/>
    <w:rsid w:val="00AC2629"/>
    <w:rPr>
      <w:vertAlign w:val="superscript"/>
    </w:rPr>
  </w:style>
  <w:style w:type="character" w:styleId="CommentReference">
    <w:name w:val="annotation reference"/>
    <w:basedOn w:val="DefaultParagraphFont"/>
    <w:uiPriority w:val="99"/>
    <w:semiHidden/>
    <w:unhideWhenUsed/>
    <w:rsid w:val="00AC2629"/>
    <w:rPr>
      <w:sz w:val="16"/>
      <w:szCs w:val="16"/>
    </w:rPr>
  </w:style>
  <w:style w:type="paragraph" w:styleId="CommentText">
    <w:name w:val="annotation text"/>
    <w:basedOn w:val="Normal"/>
    <w:link w:val="CommentTextChar"/>
    <w:uiPriority w:val="99"/>
    <w:semiHidden/>
    <w:unhideWhenUsed/>
    <w:rsid w:val="00AC2629"/>
    <w:rPr>
      <w:sz w:val="20"/>
      <w:szCs w:val="20"/>
    </w:rPr>
  </w:style>
  <w:style w:type="character" w:customStyle="1" w:styleId="CommentTextChar">
    <w:name w:val="Comment Text Char"/>
    <w:basedOn w:val="DefaultParagraphFont"/>
    <w:link w:val="CommentText"/>
    <w:uiPriority w:val="99"/>
    <w:semiHidden/>
    <w:rsid w:val="00AC2629"/>
    <w:rPr>
      <w:rFonts w:ascii="Arial" w:hAnsi="Arial" w:cs="Arial"/>
    </w:rPr>
  </w:style>
  <w:style w:type="paragraph" w:styleId="CommentSubject">
    <w:name w:val="annotation subject"/>
    <w:basedOn w:val="CommentText"/>
    <w:next w:val="CommentText"/>
    <w:link w:val="CommentSubjectChar"/>
    <w:uiPriority w:val="99"/>
    <w:semiHidden/>
    <w:unhideWhenUsed/>
    <w:rsid w:val="00AC2629"/>
    <w:rPr>
      <w:b/>
      <w:bCs/>
    </w:rPr>
  </w:style>
  <w:style w:type="character" w:customStyle="1" w:styleId="CommentSubjectChar">
    <w:name w:val="Comment Subject Char"/>
    <w:basedOn w:val="CommentTextChar"/>
    <w:link w:val="CommentSubject"/>
    <w:uiPriority w:val="99"/>
    <w:semiHidden/>
    <w:rsid w:val="00AC2629"/>
    <w:rPr>
      <w:rFonts w:ascii="Arial" w:hAnsi="Arial" w:cs="Arial"/>
      <w:b/>
      <w:bCs/>
    </w:rPr>
  </w:style>
  <w:style w:type="paragraph" w:customStyle="1" w:styleId="Style2">
    <w:name w:val="Style2"/>
    <w:basedOn w:val="TOCHeading"/>
    <w:uiPriority w:val="99"/>
    <w:rsid w:val="00684ADF"/>
  </w:style>
  <w:style w:type="paragraph" w:customStyle="1" w:styleId="Style3">
    <w:name w:val="Style3"/>
    <w:basedOn w:val="ListBullet"/>
    <w:uiPriority w:val="99"/>
    <w:rsid w:val="008F4C13"/>
  </w:style>
  <w:style w:type="paragraph" w:styleId="ListBullet">
    <w:name w:val="List Bullet"/>
    <w:basedOn w:val="Normal"/>
    <w:uiPriority w:val="3"/>
    <w:rsid w:val="008F4C13"/>
    <w:pPr>
      <w:numPr>
        <w:numId w:val="4"/>
      </w:numPr>
      <w:contextualSpacing/>
    </w:pPr>
  </w:style>
  <w:style w:type="numbering" w:customStyle="1" w:styleId="KatesBulletList">
    <w:name w:val="Kate's Bullet List"/>
    <w:uiPriority w:val="99"/>
    <w:rsid w:val="005F7B79"/>
    <w:pPr>
      <w:numPr>
        <w:numId w:val="7"/>
      </w:numPr>
    </w:pPr>
  </w:style>
  <w:style w:type="paragraph" w:styleId="List">
    <w:name w:val="List"/>
    <w:basedOn w:val="Normal"/>
    <w:uiPriority w:val="99"/>
    <w:semiHidden/>
    <w:unhideWhenUsed/>
    <w:rsid w:val="004C7E00"/>
    <w:pPr>
      <w:ind w:left="283" w:hanging="283"/>
      <w:contextualSpacing/>
    </w:pPr>
  </w:style>
  <w:style w:type="numbering" w:customStyle="1" w:styleId="Style4">
    <w:name w:val="Style4"/>
    <w:uiPriority w:val="99"/>
    <w:rsid w:val="0011299C"/>
    <w:pPr>
      <w:numPr>
        <w:numId w:val="13"/>
      </w:numPr>
    </w:pPr>
  </w:style>
  <w:style w:type="character" w:styleId="PlaceholderText">
    <w:name w:val="Placeholder Text"/>
    <w:basedOn w:val="DefaultParagraphFont"/>
    <w:uiPriority w:val="99"/>
    <w:semiHidden/>
    <w:rsid w:val="006275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417107">
      <w:bodyDiv w:val="1"/>
      <w:marLeft w:val="0"/>
      <w:marRight w:val="0"/>
      <w:marTop w:val="0"/>
      <w:marBottom w:val="0"/>
      <w:divBdr>
        <w:top w:val="none" w:sz="0" w:space="0" w:color="auto"/>
        <w:left w:val="none" w:sz="0" w:space="0" w:color="auto"/>
        <w:bottom w:val="none" w:sz="0" w:space="0" w:color="auto"/>
        <w:right w:val="none" w:sz="0" w:space="0" w:color="auto"/>
      </w:divBdr>
    </w:div>
    <w:div w:id="800609032">
      <w:bodyDiv w:val="1"/>
      <w:marLeft w:val="0"/>
      <w:marRight w:val="0"/>
      <w:marTop w:val="0"/>
      <w:marBottom w:val="0"/>
      <w:divBdr>
        <w:top w:val="none" w:sz="0" w:space="0" w:color="auto"/>
        <w:left w:val="none" w:sz="0" w:space="0" w:color="auto"/>
        <w:bottom w:val="none" w:sz="0" w:space="0" w:color="auto"/>
        <w:right w:val="none" w:sz="0" w:space="0" w:color="auto"/>
      </w:divBdr>
    </w:div>
    <w:div w:id="854075236">
      <w:bodyDiv w:val="1"/>
      <w:marLeft w:val="0"/>
      <w:marRight w:val="0"/>
      <w:marTop w:val="0"/>
      <w:marBottom w:val="0"/>
      <w:divBdr>
        <w:top w:val="none" w:sz="0" w:space="0" w:color="auto"/>
        <w:left w:val="none" w:sz="0" w:space="0" w:color="auto"/>
        <w:bottom w:val="none" w:sz="0" w:space="0" w:color="auto"/>
        <w:right w:val="none" w:sz="0" w:space="0" w:color="auto"/>
      </w:divBdr>
    </w:div>
    <w:div w:id="1083337224">
      <w:bodyDiv w:val="1"/>
      <w:marLeft w:val="60"/>
      <w:marRight w:val="60"/>
      <w:marTop w:val="60"/>
      <w:marBottom w:val="15"/>
      <w:divBdr>
        <w:top w:val="none" w:sz="0" w:space="0" w:color="auto"/>
        <w:left w:val="none" w:sz="0" w:space="0" w:color="auto"/>
        <w:bottom w:val="none" w:sz="0" w:space="0" w:color="auto"/>
        <w:right w:val="none" w:sz="0" w:space="0" w:color="auto"/>
      </w:divBdr>
      <w:divsChild>
        <w:div w:id="1919705886">
          <w:marLeft w:val="0"/>
          <w:marRight w:val="0"/>
          <w:marTop w:val="0"/>
          <w:marBottom w:val="0"/>
          <w:divBdr>
            <w:top w:val="none" w:sz="0" w:space="0" w:color="auto"/>
            <w:left w:val="none" w:sz="0" w:space="0" w:color="auto"/>
            <w:bottom w:val="none" w:sz="0" w:space="0" w:color="auto"/>
            <w:right w:val="none" w:sz="0" w:space="0" w:color="auto"/>
          </w:divBdr>
        </w:div>
        <w:div w:id="693534082">
          <w:marLeft w:val="0"/>
          <w:marRight w:val="0"/>
          <w:marTop w:val="0"/>
          <w:marBottom w:val="0"/>
          <w:divBdr>
            <w:top w:val="none" w:sz="0" w:space="0" w:color="auto"/>
            <w:left w:val="none" w:sz="0" w:space="0" w:color="auto"/>
            <w:bottom w:val="none" w:sz="0" w:space="0" w:color="auto"/>
            <w:right w:val="none" w:sz="0" w:space="0" w:color="auto"/>
          </w:divBdr>
        </w:div>
        <w:div w:id="16591760">
          <w:marLeft w:val="0"/>
          <w:marRight w:val="0"/>
          <w:marTop w:val="0"/>
          <w:marBottom w:val="0"/>
          <w:divBdr>
            <w:top w:val="none" w:sz="0" w:space="0" w:color="auto"/>
            <w:left w:val="none" w:sz="0" w:space="0" w:color="auto"/>
            <w:bottom w:val="none" w:sz="0" w:space="0" w:color="auto"/>
            <w:right w:val="none" w:sz="0" w:space="0" w:color="auto"/>
          </w:divBdr>
        </w:div>
      </w:divsChild>
    </w:div>
    <w:div w:id="1291282104">
      <w:bodyDiv w:val="1"/>
      <w:marLeft w:val="60"/>
      <w:marRight w:val="60"/>
      <w:marTop w:val="60"/>
      <w:marBottom w:val="15"/>
      <w:divBdr>
        <w:top w:val="none" w:sz="0" w:space="0" w:color="auto"/>
        <w:left w:val="none" w:sz="0" w:space="0" w:color="auto"/>
        <w:bottom w:val="none" w:sz="0" w:space="0" w:color="auto"/>
        <w:right w:val="none" w:sz="0" w:space="0" w:color="auto"/>
      </w:divBdr>
      <w:divsChild>
        <w:div w:id="1380544762">
          <w:marLeft w:val="0"/>
          <w:marRight w:val="0"/>
          <w:marTop w:val="0"/>
          <w:marBottom w:val="0"/>
          <w:divBdr>
            <w:top w:val="none" w:sz="0" w:space="0" w:color="auto"/>
            <w:left w:val="none" w:sz="0" w:space="0" w:color="auto"/>
            <w:bottom w:val="none" w:sz="0" w:space="0" w:color="auto"/>
            <w:right w:val="none" w:sz="0" w:space="0" w:color="auto"/>
          </w:divBdr>
        </w:div>
        <w:div w:id="1033774357">
          <w:marLeft w:val="0"/>
          <w:marRight w:val="0"/>
          <w:marTop w:val="0"/>
          <w:marBottom w:val="0"/>
          <w:divBdr>
            <w:top w:val="none" w:sz="0" w:space="0" w:color="auto"/>
            <w:left w:val="none" w:sz="0" w:space="0" w:color="auto"/>
            <w:bottom w:val="none" w:sz="0" w:space="0" w:color="auto"/>
            <w:right w:val="none" w:sz="0" w:space="0" w:color="auto"/>
          </w:divBdr>
        </w:div>
        <w:div w:id="929389376">
          <w:marLeft w:val="0"/>
          <w:marRight w:val="0"/>
          <w:marTop w:val="0"/>
          <w:marBottom w:val="0"/>
          <w:divBdr>
            <w:top w:val="none" w:sz="0" w:space="0" w:color="auto"/>
            <w:left w:val="none" w:sz="0" w:space="0" w:color="auto"/>
            <w:bottom w:val="none" w:sz="0" w:space="0" w:color="auto"/>
            <w:right w:val="none" w:sz="0" w:space="0" w:color="auto"/>
          </w:divBdr>
        </w:div>
      </w:divsChild>
    </w:div>
    <w:div w:id="1399088960">
      <w:bodyDiv w:val="1"/>
      <w:marLeft w:val="0"/>
      <w:marRight w:val="0"/>
      <w:marTop w:val="0"/>
      <w:marBottom w:val="0"/>
      <w:divBdr>
        <w:top w:val="none" w:sz="0" w:space="0" w:color="auto"/>
        <w:left w:val="none" w:sz="0" w:space="0" w:color="auto"/>
        <w:bottom w:val="none" w:sz="0" w:space="0" w:color="auto"/>
        <w:right w:val="none" w:sz="0" w:space="0" w:color="auto"/>
      </w:divBdr>
    </w:div>
    <w:div w:id="1409109463">
      <w:bodyDiv w:val="1"/>
      <w:marLeft w:val="0"/>
      <w:marRight w:val="0"/>
      <w:marTop w:val="0"/>
      <w:marBottom w:val="0"/>
      <w:divBdr>
        <w:top w:val="none" w:sz="0" w:space="0" w:color="auto"/>
        <w:left w:val="none" w:sz="0" w:space="0" w:color="auto"/>
        <w:bottom w:val="none" w:sz="0" w:space="0" w:color="auto"/>
        <w:right w:val="none" w:sz="0" w:space="0" w:color="auto"/>
      </w:divBdr>
    </w:div>
    <w:div w:id="1874805935">
      <w:bodyDiv w:val="1"/>
      <w:marLeft w:val="0"/>
      <w:marRight w:val="0"/>
      <w:marTop w:val="0"/>
      <w:marBottom w:val="0"/>
      <w:divBdr>
        <w:top w:val="none" w:sz="0" w:space="0" w:color="auto"/>
        <w:left w:val="none" w:sz="0" w:space="0" w:color="auto"/>
        <w:bottom w:val="none" w:sz="0" w:space="0" w:color="auto"/>
        <w:right w:val="none" w:sz="0" w:space="0" w:color="auto"/>
      </w:divBdr>
      <w:divsChild>
        <w:div w:id="562251740">
          <w:marLeft w:val="0"/>
          <w:marRight w:val="0"/>
          <w:marTop w:val="0"/>
          <w:marBottom w:val="0"/>
          <w:divBdr>
            <w:top w:val="none" w:sz="0" w:space="0" w:color="auto"/>
            <w:left w:val="none" w:sz="0" w:space="0" w:color="auto"/>
            <w:bottom w:val="none" w:sz="0" w:space="0" w:color="auto"/>
            <w:right w:val="none" w:sz="0" w:space="0" w:color="auto"/>
          </w:divBdr>
        </w:div>
      </w:divsChild>
    </w:div>
    <w:div w:id="2015259309">
      <w:bodyDiv w:val="1"/>
      <w:marLeft w:val="0"/>
      <w:marRight w:val="0"/>
      <w:marTop w:val="0"/>
      <w:marBottom w:val="0"/>
      <w:divBdr>
        <w:top w:val="none" w:sz="0" w:space="0" w:color="auto"/>
        <w:left w:val="none" w:sz="0" w:space="0" w:color="auto"/>
        <w:bottom w:val="none" w:sz="0" w:space="0" w:color="auto"/>
        <w:right w:val="none" w:sz="0" w:space="0" w:color="auto"/>
      </w:divBdr>
      <w:divsChild>
        <w:div w:id="514273430">
          <w:marLeft w:val="187"/>
          <w:marRight w:val="187"/>
          <w:marTop w:val="0"/>
          <w:marBottom w:val="0"/>
          <w:divBdr>
            <w:top w:val="none" w:sz="0" w:space="0" w:color="auto"/>
            <w:left w:val="none" w:sz="0" w:space="0" w:color="auto"/>
            <w:bottom w:val="none" w:sz="0" w:space="0" w:color="auto"/>
            <w:right w:val="none" w:sz="0" w:space="0" w:color="auto"/>
          </w:divBdr>
          <w:divsChild>
            <w:div w:id="1980183052">
              <w:marLeft w:val="4021"/>
              <w:marRight w:val="0"/>
              <w:marTop w:val="0"/>
              <w:marBottom w:val="0"/>
              <w:divBdr>
                <w:top w:val="none" w:sz="0" w:space="0" w:color="auto"/>
                <w:left w:val="none" w:sz="0" w:space="0" w:color="auto"/>
                <w:bottom w:val="none" w:sz="0" w:space="0" w:color="auto"/>
                <w:right w:val="none" w:sz="0" w:space="0" w:color="auto"/>
              </w:divBdr>
              <w:divsChild>
                <w:div w:id="1958095614">
                  <w:marLeft w:val="0"/>
                  <w:marRight w:val="0"/>
                  <w:marTop w:val="0"/>
                  <w:marBottom w:val="0"/>
                  <w:divBdr>
                    <w:top w:val="single" w:sz="8" w:space="19" w:color="CCCCCC"/>
                    <w:left w:val="single" w:sz="8" w:space="14" w:color="CCCCCC"/>
                    <w:bottom w:val="single" w:sz="8" w:space="5" w:color="CCCCCC"/>
                    <w:right w:val="single" w:sz="8" w:space="14" w:color="CCCCCC"/>
                  </w:divBdr>
                  <w:divsChild>
                    <w:div w:id="649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93067-3F0C-4DA8-9B8D-FAF23C3A2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2670</Words>
  <Characters>13756</Characters>
  <Application>Microsoft Office Word</Application>
  <DocSecurity>0</DocSecurity>
  <Lines>416</Lines>
  <Paragraphs>228</Paragraphs>
  <ScaleCrop>false</ScaleCrop>
  <HeadingPairs>
    <vt:vector size="2" baseType="variant">
      <vt:variant>
        <vt:lpstr>Title</vt:lpstr>
      </vt:variant>
      <vt:variant>
        <vt:i4>1</vt:i4>
      </vt:variant>
    </vt:vector>
  </HeadingPairs>
  <TitlesOfParts>
    <vt:vector size="1" baseType="lpstr">
      <vt:lpstr/>
    </vt:vector>
  </TitlesOfParts>
  <Company>OTC - CTA</Company>
  <LinksUpToDate>false</LinksUpToDate>
  <CharactersWithSpaces>16198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Winters</dc:creator>
  <cp:lastModifiedBy>Donald</cp:lastModifiedBy>
  <cp:revision>6</cp:revision>
  <dcterms:created xsi:type="dcterms:W3CDTF">2016-03-25T19:28:00Z</dcterms:created>
  <dcterms:modified xsi:type="dcterms:W3CDTF">2016-03-25T20:21:00Z</dcterms:modified>
</cp:coreProperties>
</file>