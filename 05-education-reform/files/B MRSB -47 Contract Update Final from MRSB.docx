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F1CC7" w14:textId="2A53D93D" w:rsidR="00E02A1A" w:rsidRDefault="00FE7D28" w:rsidP="00F85FFB">
      <w:pPr>
        <w:pStyle w:val="Title"/>
        <w:jc w:val="left"/>
        <w:rPr>
          <w:rFonts w:ascii="Arial" w:hAnsi="Arial" w:cs="Arial"/>
        </w:rPr>
      </w:pPr>
      <w:bookmarkStart w:id="0" w:name="_GoBack"/>
      <w:bookmarkEnd w:id="0"/>
      <w:r>
        <w:rPr>
          <w:rFonts w:ascii="Arial" w:hAnsi="Arial" w:cs="Arial"/>
          <w:noProof/>
          <w:lang w:val="en-CA" w:eastAsia="en-CA"/>
        </w:rPr>
        <w:drawing>
          <wp:inline distT="0" distB="0" distL="0" distR="0" wp14:anchorId="3274F695" wp14:editId="4B778603">
            <wp:extent cx="1216768" cy="770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8533" cy="772008"/>
                    </a:xfrm>
                    <a:prstGeom prst="rect">
                      <a:avLst/>
                    </a:prstGeom>
                    <a:noFill/>
                  </pic:spPr>
                </pic:pic>
              </a:graphicData>
            </a:graphic>
          </wp:inline>
        </w:drawing>
      </w:r>
    </w:p>
    <w:p w14:paraId="349FC254" w14:textId="649679B9" w:rsidR="00E02A1A" w:rsidRPr="00CB0D25" w:rsidRDefault="00E02A1A" w:rsidP="00CB0D25">
      <w:pPr>
        <w:pStyle w:val="Title"/>
        <w:jc w:val="right"/>
        <w:rPr>
          <w:rFonts w:ascii="Arial" w:hAnsi="Arial" w:cs="Arial"/>
          <w:b w:val="0"/>
        </w:rPr>
      </w:pPr>
    </w:p>
    <w:p w14:paraId="3B39FB63" w14:textId="77777777" w:rsidR="00E02A1A" w:rsidRDefault="00E02A1A">
      <w:pPr>
        <w:pStyle w:val="Title"/>
        <w:rPr>
          <w:rFonts w:ascii="Arial" w:hAnsi="Arial" w:cs="Arial"/>
        </w:rPr>
      </w:pPr>
    </w:p>
    <w:p w14:paraId="3A6DD969" w14:textId="1B6724C3" w:rsidR="006945DA" w:rsidRPr="005E286C" w:rsidRDefault="006945DA">
      <w:pPr>
        <w:pStyle w:val="Title"/>
        <w:rPr>
          <w:rFonts w:ascii="Arial" w:hAnsi="Arial" w:cs="Arial"/>
          <w:sz w:val="36"/>
          <w:szCs w:val="36"/>
        </w:rPr>
      </w:pPr>
      <w:r w:rsidRPr="005E286C">
        <w:rPr>
          <w:rFonts w:ascii="Arial" w:hAnsi="Arial" w:cs="Arial"/>
          <w:sz w:val="36"/>
          <w:szCs w:val="36"/>
        </w:rPr>
        <w:t>AGREEMENT</w:t>
      </w:r>
    </w:p>
    <w:p w14:paraId="233A5FD2" w14:textId="77777777" w:rsidR="006945DA" w:rsidRPr="005E286C" w:rsidRDefault="006945DA">
      <w:pPr>
        <w:rPr>
          <w:rFonts w:ascii="Arial" w:hAnsi="Arial" w:cs="Arial"/>
          <w:sz w:val="22"/>
        </w:rPr>
      </w:pPr>
    </w:p>
    <w:p w14:paraId="117ACA7E" w14:textId="6DC0E360" w:rsidR="006945DA" w:rsidRPr="005E286C" w:rsidRDefault="00853DB9">
      <w:pPr>
        <w:jc w:val="both"/>
        <w:rPr>
          <w:rFonts w:ascii="Arial" w:hAnsi="Arial" w:cs="Arial"/>
          <w:sz w:val="22"/>
        </w:rPr>
      </w:pPr>
      <w:r w:rsidRPr="005E286C">
        <w:rPr>
          <w:rFonts w:ascii="Arial" w:hAnsi="Arial" w:cs="Arial"/>
          <w:sz w:val="22"/>
        </w:rPr>
        <w:t xml:space="preserve">This </w:t>
      </w:r>
      <w:r w:rsidR="005D7D2E" w:rsidRPr="005E286C">
        <w:rPr>
          <w:rFonts w:ascii="Arial" w:hAnsi="Arial" w:cs="Arial"/>
          <w:sz w:val="22"/>
        </w:rPr>
        <w:t>agreement</w:t>
      </w:r>
      <w:r w:rsidR="006945DA" w:rsidRPr="005E286C">
        <w:rPr>
          <w:rFonts w:ascii="Arial" w:hAnsi="Arial" w:cs="Arial"/>
          <w:sz w:val="22"/>
        </w:rPr>
        <w:t xml:space="preserve"> (the “</w:t>
      </w:r>
      <w:r w:rsidR="006945DA" w:rsidRPr="005E286C">
        <w:rPr>
          <w:rFonts w:ascii="Arial" w:hAnsi="Arial" w:cs="Arial"/>
          <w:b/>
          <w:sz w:val="22"/>
        </w:rPr>
        <w:t>Agreement</w:t>
      </w:r>
      <w:r w:rsidRPr="005E286C">
        <w:rPr>
          <w:rFonts w:ascii="Arial" w:hAnsi="Arial" w:cs="Arial"/>
          <w:sz w:val="22"/>
        </w:rPr>
        <w:t xml:space="preserve">”) is effective for the period of </w:t>
      </w:r>
      <w:r w:rsidR="001E28ED" w:rsidRPr="005E286C">
        <w:rPr>
          <w:rFonts w:ascii="Arial" w:hAnsi="Arial" w:cs="Arial"/>
          <w:sz w:val="22"/>
        </w:rPr>
        <w:t>April 20, 2018</w:t>
      </w:r>
      <w:r w:rsidR="00084A0A" w:rsidRPr="005E286C">
        <w:rPr>
          <w:rFonts w:ascii="Arial" w:hAnsi="Arial" w:cs="Arial"/>
          <w:sz w:val="22"/>
        </w:rPr>
        <w:t xml:space="preserve"> </w:t>
      </w:r>
      <w:r w:rsidR="00F85FFB" w:rsidRPr="005E286C">
        <w:rPr>
          <w:rFonts w:ascii="Arial" w:hAnsi="Arial" w:cs="Arial"/>
          <w:sz w:val="22"/>
        </w:rPr>
        <w:t>unti</w:t>
      </w:r>
      <w:r w:rsidR="00481079" w:rsidRPr="005E286C">
        <w:rPr>
          <w:rFonts w:ascii="Arial" w:hAnsi="Arial" w:cs="Arial"/>
          <w:sz w:val="22"/>
        </w:rPr>
        <w:t>l</w:t>
      </w:r>
      <w:r w:rsidR="00F85FFB" w:rsidRPr="005E286C">
        <w:rPr>
          <w:rFonts w:ascii="Arial" w:hAnsi="Arial" w:cs="Arial"/>
          <w:sz w:val="22"/>
        </w:rPr>
        <w:t xml:space="preserve"> </w:t>
      </w:r>
      <w:r w:rsidR="003B6B1E" w:rsidRPr="005E286C">
        <w:rPr>
          <w:rFonts w:ascii="Arial" w:hAnsi="Arial" w:cs="Arial"/>
          <w:sz w:val="22"/>
        </w:rPr>
        <w:t xml:space="preserve">the completion of the project on </w:t>
      </w:r>
      <w:r w:rsidR="001E28ED" w:rsidRPr="005E286C">
        <w:rPr>
          <w:rFonts w:ascii="Arial" w:hAnsi="Arial" w:cs="Arial"/>
          <w:sz w:val="22"/>
        </w:rPr>
        <w:t>July 20, 2018.</w:t>
      </w:r>
      <w:r w:rsidR="00E71DC4" w:rsidRPr="005E286C">
        <w:rPr>
          <w:rFonts w:ascii="Arial" w:hAnsi="Arial" w:cs="Arial"/>
          <w:sz w:val="22"/>
        </w:rPr>
        <w:t xml:space="preserve"> </w:t>
      </w:r>
    </w:p>
    <w:p w14:paraId="2EB6F707" w14:textId="77777777" w:rsidR="00E02A1A" w:rsidRPr="005E286C" w:rsidRDefault="00E02A1A">
      <w:pPr>
        <w:jc w:val="both"/>
        <w:rPr>
          <w:rFonts w:ascii="Arial" w:hAnsi="Arial" w:cs="Arial"/>
          <w:b/>
          <w:sz w:val="22"/>
        </w:rPr>
      </w:pPr>
    </w:p>
    <w:p w14:paraId="3C2F844F" w14:textId="11C4726A" w:rsidR="006945DA" w:rsidRPr="005E286C" w:rsidRDefault="006945DA">
      <w:pPr>
        <w:jc w:val="both"/>
        <w:rPr>
          <w:rFonts w:ascii="Arial" w:hAnsi="Arial" w:cs="Arial"/>
          <w:b/>
          <w:sz w:val="22"/>
        </w:rPr>
      </w:pPr>
      <w:r w:rsidRPr="005E286C">
        <w:rPr>
          <w:rFonts w:ascii="Arial" w:hAnsi="Arial" w:cs="Arial"/>
          <w:b/>
          <w:sz w:val="22"/>
        </w:rPr>
        <w:t>BETWEEN:</w:t>
      </w:r>
    </w:p>
    <w:p w14:paraId="05F3B075" w14:textId="77777777" w:rsidR="006945DA" w:rsidRPr="005E286C" w:rsidRDefault="006945DA">
      <w:pPr>
        <w:jc w:val="both"/>
        <w:rPr>
          <w:rFonts w:ascii="Arial" w:hAnsi="Arial" w:cs="Arial"/>
          <w:sz w:val="22"/>
        </w:rPr>
      </w:pPr>
    </w:p>
    <w:p w14:paraId="70C51F3D" w14:textId="5CF0F783" w:rsidR="006945DA" w:rsidRPr="005E286C" w:rsidRDefault="0086420B">
      <w:pPr>
        <w:ind w:left="720"/>
        <w:jc w:val="both"/>
        <w:rPr>
          <w:rFonts w:ascii="Arial" w:hAnsi="Arial" w:cs="Arial"/>
          <w:b/>
          <w:sz w:val="22"/>
        </w:rPr>
      </w:pPr>
      <w:r w:rsidRPr="005E286C">
        <w:rPr>
          <w:rFonts w:ascii="Arial" w:hAnsi="Arial" w:cs="Arial"/>
          <w:sz w:val="22"/>
        </w:rPr>
        <w:t>COMPANY</w:t>
      </w:r>
      <w:r w:rsidR="00035DDF" w:rsidRPr="005E286C">
        <w:rPr>
          <w:rFonts w:ascii="Arial" w:hAnsi="Arial" w:cs="Arial"/>
          <w:sz w:val="22"/>
        </w:rPr>
        <w:t>;</w:t>
      </w:r>
      <w:r w:rsidR="00F85FFB" w:rsidRPr="005E286C">
        <w:rPr>
          <w:rFonts w:ascii="Arial" w:hAnsi="Arial" w:cs="Arial"/>
          <w:sz w:val="22"/>
        </w:rPr>
        <w:t xml:space="preserve"> </w:t>
      </w:r>
      <w:r w:rsidR="00F85FFB" w:rsidRPr="005E286C">
        <w:rPr>
          <w:rFonts w:ascii="Arial" w:hAnsi="Arial" w:cs="Arial"/>
          <w:b/>
          <w:sz w:val="22"/>
        </w:rPr>
        <w:t>Education 20/20 Inc. located in Charlottetown, PEI,</w:t>
      </w:r>
    </w:p>
    <w:p w14:paraId="554C63D7" w14:textId="7AF2ED13" w:rsidR="006945DA" w:rsidRPr="005E286C" w:rsidRDefault="006945DA" w:rsidP="008504AE">
      <w:pPr>
        <w:jc w:val="right"/>
        <w:rPr>
          <w:rFonts w:ascii="Arial" w:hAnsi="Arial" w:cs="Arial"/>
          <w:sz w:val="22"/>
        </w:rPr>
      </w:pPr>
      <w:r w:rsidRPr="005E286C">
        <w:rPr>
          <w:rFonts w:ascii="Arial" w:hAnsi="Arial" w:cs="Arial"/>
          <w:sz w:val="22"/>
        </w:rPr>
        <w:t>(</w:t>
      </w:r>
      <w:r w:rsidR="008504AE" w:rsidRPr="005E286C">
        <w:rPr>
          <w:rFonts w:ascii="Arial" w:hAnsi="Arial" w:cs="Arial"/>
          <w:sz w:val="22"/>
        </w:rPr>
        <w:t xml:space="preserve">the </w:t>
      </w:r>
      <w:r w:rsidRPr="005E286C">
        <w:rPr>
          <w:rFonts w:ascii="Arial" w:hAnsi="Arial" w:cs="Arial"/>
          <w:sz w:val="22"/>
        </w:rPr>
        <w:t>“</w:t>
      </w:r>
      <w:r w:rsidR="0086420B" w:rsidRPr="005E286C">
        <w:rPr>
          <w:rFonts w:ascii="Arial" w:hAnsi="Arial" w:cs="Arial"/>
          <w:b/>
          <w:sz w:val="22"/>
        </w:rPr>
        <w:t>Company</w:t>
      </w:r>
      <w:r w:rsidRPr="005E286C">
        <w:rPr>
          <w:rFonts w:ascii="Arial" w:hAnsi="Arial" w:cs="Arial"/>
          <w:sz w:val="22"/>
        </w:rPr>
        <w:t>”)</w:t>
      </w:r>
    </w:p>
    <w:p w14:paraId="6E9F1288" w14:textId="77777777" w:rsidR="00E73094" w:rsidRPr="005E286C" w:rsidRDefault="00E73094" w:rsidP="00E73094">
      <w:pPr>
        <w:ind w:left="720" w:hanging="720"/>
        <w:jc w:val="both"/>
        <w:rPr>
          <w:rFonts w:ascii="Arial" w:hAnsi="Arial" w:cs="Arial"/>
          <w:b/>
          <w:sz w:val="22"/>
        </w:rPr>
      </w:pPr>
    </w:p>
    <w:p w14:paraId="6796ED08" w14:textId="77777777" w:rsidR="00E73094" w:rsidRPr="005E286C" w:rsidRDefault="006945DA" w:rsidP="00E73094">
      <w:pPr>
        <w:ind w:left="720" w:hanging="720"/>
        <w:jc w:val="both"/>
        <w:rPr>
          <w:rFonts w:ascii="Arial" w:hAnsi="Arial" w:cs="Arial"/>
          <w:b/>
          <w:sz w:val="22"/>
        </w:rPr>
      </w:pPr>
      <w:r w:rsidRPr="005E286C">
        <w:rPr>
          <w:rFonts w:ascii="Arial" w:hAnsi="Arial" w:cs="Arial"/>
          <w:b/>
          <w:sz w:val="22"/>
        </w:rPr>
        <w:t>AND:</w:t>
      </w:r>
      <w:r w:rsidR="00E73094" w:rsidRPr="005E286C">
        <w:rPr>
          <w:rFonts w:ascii="Arial" w:hAnsi="Arial" w:cs="Arial"/>
          <w:b/>
          <w:sz w:val="22"/>
        </w:rPr>
        <w:t xml:space="preserve">    </w:t>
      </w:r>
    </w:p>
    <w:p w14:paraId="24102F0A" w14:textId="77777777" w:rsidR="00853DB9" w:rsidRPr="005E286C" w:rsidRDefault="00853DB9" w:rsidP="00E73094">
      <w:pPr>
        <w:ind w:left="720" w:hanging="720"/>
        <w:jc w:val="both"/>
        <w:rPr>
          <w:rFonts w:ascii="Arial" w:hAnsi="Arial" w:cs="Arial"/>
          <w:b/>
          <w:sz w:val="22"/>
        </w:rPr>
      </w:pPr>
    </w:p>
    <w:p w14:paraId="1BE95206" w14:textId="0F19E307" w:rsidR="00853DB9" w:rsidRPr="005E286C" w:rsidRDefault="00853DB9" w:rsidP="00E73094">
      <w:pPr>
        <w:ind w:left="720" w:hanging="720"/>
        <w:jc w:val="both"/>
        <w:rPr>
          <w:rFonts w:ascii="Arial" w:hAnsi="Arial" w:cs="Arial"/>
          <w:sz w:val="22"/>
        </w:rPr>
      </w:pPr>
      <w:r w:rsidRPr="005E286C">
        <w:rPr>
          <w:rFonts w:ascii="Arial" w:hAnsi="Arial" w:cs="Arial"/>
          <w:b/>
          <w:sz w:val="22"/>
        </w:rPr>
        <w:tab/>
      </w:r>
      <w:r w:rsidR="00F85FFB" w:rsidRPr="005E286C">
        <w:rPr>
          <w:rFonts w:ascii="Arial" w:hAnsi="Arial" w:cs="Arial"/>
          <w:b/>
          <w:sz w:val="22"/>
        </w:rPr>
        <w:t>MRSB</w:t>
      </w:r>
      <w:r w:rsidR="004C574A" w:rsidRPr="005E286C">
        <w:rPr>
          <w:rFonts w:ascii="Arial" w:hAnsi="Arial" w:cs="Arial"/>
          <w:b/>
          <w:sz w:val="22"/>
        </w:rPr>
        <w:t xml:space="preserve"> Consulting Services Inc, 139 Queen </w:t>
      </w:r>
      <w:r w:rsidR="00575808" w:rsidRPr="005E286C">
        <w:rPr>
          <w:rFonts w:ascii="Arial" w:hAnsi="Arial" w:cs="Arial"/>
          <w:b/>
          <w:sz w:val="22"/>
        </w:rPr>
        <w:t>Street</w:t>
      </w:r>
      <w:r w:rsidR="004C574A" w:rsidRPr="005E286C">
        <w:rPr>
          <w:rFonts w:ascii="Arial" w:hAnsi="Arial" w:cs="Arial"/>
          <w:b/>
          <w:sz w:val="22"/>
        </w:rPr>
        <w:t>, Charlottetown, PE&lt; C1A 8C3</w:t>
      </w:r>
    </w:p>
    <w:p w14:paraId="60FC7D47" w14:textId="77777777" w:rsidR="006945DA" w:rsidRPr="005E286C" w:rsidRDefault="006945DA" w:rsidP="008504AE">
      <w:pPr>
        <w:ind w:firstLine="720"/>
        <w:jc w:val="right"/>
        <w:rPr>
          <w:rFonts w:ascii="Arial" w:hAnsi="Arial" w:cs="Arial"/>
          <w:sz w:val="22"/>
        </w:rPr>
      </w:pPr>
      <w:r w:rsidRPr="005E286C">
        <w:rPr>
          <w:rFonts w:ascii="Arial" w:hAnsi="Arial" w:cs="Arial"/>
          <w:sz w:val="22"/>
        </w:rPr>
        <w:t>(</w:t>
      </w:r>
      <w:r w:rsidR="008504AE" w:rsidRPr="005E286C">
        <w:rPr>
          <w:rFonts w:ascii="Arial" w:hAnsi="Arial" w:cs="Arial"/>
          <w:sz w:val="22"/>
        </w:rPr>
        <w:t xml:space="preserve">the </w:t>
      </w:r>
      <w:r w:rsidRPr="005E286C">
        <w:rPr>
          <w:rFonts w:ascii="Arial" w:hAnsi="Arial" w:cs="Arial"/>
          <w:sz w:val="22"/>
        </w:rPr>
        <w:t>“</w:t>
      </w:r>
      <w:r w:rsidRPr="005E286C">
        <w:rPr>
          <w:rFonts w:ascii="Arial" w:hAnsi="Arial" w:cs="Arial"/>
          <w:b/>
          <w:sz w:val="22"/>
        </w:rPr>
        <w:t>C</w:t>
      </w:r>
      <w:r w:rsidR="00853DB9" w:rsidRPr="005E286C">
        <w:rPr>
          <w:rFonts w:ascii="Arial" w:hAnsi="Arial" w:cs="Arial"/>
          <w:b/>
          <w:sz w:val="22"/>
        </w:rPr>
        <w:t>onsultant</w:t>
      </w:r>
      <w:r w:rsidRPr="005E286C">
        <w:rPr>
          <w:rFonts w:ascii="Arial" w:hAnsi="Arial" w:cs="Arial"/>
          <w:sz w:val="22"/>
        </w:rPr>
        <w:t>”)</w:t>
      </w:r>
    </w:p>
    <w:p w14:paraId="515F0979" w14:textId="77777777" w:rsidR="003F6444" w:rsidRPr="005E286C" w:rsidRDefault="006945DA" w:rsidP="003F6444">
      <w:pPr>
        <w:spacing w:before="220"/>
        <w:jc w:val="both"/>
        <w:rPr>
          <w:rFonts w:ascii="Arial" w:hAnsi="Arial" w:cs="Arial"/>
          <w:b/>
          <w:sz w:val="22"/>
        </w:rPr>
      </w:pPr>
      <w:r w:rsidRPr="005E286C">
        <w:rPr>
          <w:rFonts w:ascii="Arial" w:hAnsi="Arial" w:cs="Arial"/>
          <w:b/>
          <w:sz w:val="22"/>
        </w:rPr>
        <w:t>WHEREAS</w:t>
      </w:r>
      <w:r w:rsidR="003F6444" w:rsidRPr="005E286C">
        <w:rPr>
          <w:rFonts w:ascii="Arial" w:hAnsi="Arial" w:cs="Arial"/>
          <w:b/>
          <w:sz w:val="22"/>
        </w:rPr>
        <w:t>:</w:t>
      </w:r>
    </w:p>
    <w:p w14:paraId="45FB4A63" w14:textId="6892E2B3" w:rsidR="00853DB9" w:rsidRPr="005E286C" w:rsidRDefault="003F6444" w:rsidP="003F6444">
      <w:pPr>
        <w:spacing w:before="220"/>
        <w:jc w:val="both"/>
        <w:rPr>
          <w:rFonts w:ascii="Arial" w:hAnsi="Arial" w:cs="Arial"/>
          <w:sz w:val="22"/>
        </w:rPr>
      </w:pPr>
      <w:r w:rsidRPr="005E286C">
        <w:rPr>
          <w:rFonts w:ascii="Arial" w:hAnsi="Arial" w:cs="Arial"/>
          <w:sz w:val="22"/>
        </w:rPr>
        <w:t>The</w:t>
      </w:r>
      <w:r w:rsidR="006945DA" w:rsidRPr="005E286C">
        <w:rPr>
          <w:rFonts w:ascii="Arial" w:hAnsi="Arial" w:cs="Arial"/>
          <w:sz w:val="22"/>
        </w:rPr>
        <w:t xml:space="preserve"> </w:t>
      </w:r>
      <w:r w:rsidR="00853DB9" w:rsidRPr="005E286C">
        <w:rPr>
          <w:rFonts w:ascii="Arial" w:hAnsi="Arial" w:cs="Arial"/>
          <w:sz w:val="22"/>
        </w:rPr>
        <w:t>“</w:t>
      </w:r>
      <w:r w:rsidR="00BC37C4" w:rsidRPr="005E286C">
        <w:rPr>
          <w:rFonts w:ascii="Arial" w:hAnsi="Arial" w:cs="Arial"/>
          <w:sz w:val="22"/>
        </w:rPr>
        <w:t>C</w:t>
      </w:r>
      <w:r w:rsidR="004C574A" w:rsidRPr="005E286C">
        <w:rPr>
          <w:rFonts w:ascii="Arial" w:hAnsi="Arial" w:cs="Arial"/>
          <w:sz w:val="22"/>
        </w:rPr>
        <w:t>ompany</w:t>
      </w:r>
      <w:r w:rsidR="00853DB9" w:rsidRPr="005E286C">
        <w:rPr>
          <w:rFonts w:ascii="Arial" w:hAnsi="Arial" w:cs="Arial"/>
          <w:sz w:val="22"/>
        </w:rPr>
        <w:t>”</w:t>
      </w:r>
      <w:r w:rsidR="006945DA" w:rsidRPr="005E286C">
        <w:rPr>
          <w:rFonts w:ascii="Arial" w:hAnsi="Arial" w:cs="Arial"/>
          <w:sz w:val="22"/>
        </w:rPr>
        <w:t xml:space="preserve"> </w:t>
      </w:r>
      <w:r w:rsidR="00853DB9" w:rsidRPr="005E286C">
        <w:rPr>
          <w:rFonts w:ascii="Arial" w:hAnsi="Arial" w:cs="Arial"/>
          <w:sz w:val="22"/>
        </w:rPr>
        <w:t xml:space="preserve">accepts the “Consultant’s” consulting services, for their mutual benefit and pursuant to a working relationship which has been established for the purposes of </w:t>
      </w:r>
      <w:r w:rsidR="004C574A" w:rsidRPr="005E286C">
        <w:rPr>
          <w:rFonts w:ascii="Arial" w:hAnsi="Arial" w:cs="Arial"/>
          <w:sz w:val="22"/>
        </w:rPr>
        <w:t xml:space="preserve">Undertaking an Assessment of </w:t>
      </w:r>
      <w:r w:rsidR="00575808" w:rsidRPr="005E286C">
        <w:rPr>
          <w:rFonts w:ascii="Arial" w:hAnsi="Arial" w:cs="Arial"/>
          <w:sz w:val="22"/>
        </w:rPr>
        <w:t>Continuing</w:t>
      </w:r>
      <w:r w:rsidR="004C574A" w:rsidRPr="005E286C">
        <w:rPr>
          <w:rFonts w:ascii="Arial" w:hAnsi="Arial" w:cs="Arial"/>
          <w:sz w:val="22"/>
        </w:rPr>
        <w:t xml:space="preserve"> Education and Workforce Development Needs in the Souris Area of PEI</w:t>
      </w:r>
      <w:r w:rsidR="00E07E5C" w:rsidRPr="005E286C">
        <w:rPr>
          <w:rFonts w:ascii="Arial" w:hAnsi="Arial" w:cs="Arial"/>
          <w:sz w:val="22"/>
        </w:rPr>
        <w:t xml:space="preserve"> at </w:t>
      </w:r>
      <w:r w:rsidR="003B6B1E" w:rsidRPr="005E286C">
        <w:rPr>
          <w:rFonts w:ascii="Arial" w:hAnsi="Arial" w:cs="Arial"/>
          <w:sz w:val="22"/>
        </w:rPr>
        <w:t xml:space="preserve">cost not </w:t>
      </w:r>
      <w:r w:rsidR="00E07E5C" w:rsidRPr="005E286C">
        <w:rPr>
          <w:rFonts w:ascii="Arial" w:hAnsi="Arial" w:cs="Arial"/>
          <w:sz w:val="22"/>
        </w:rPr>
        <w:t>to exceed $</w:t>
      </w:r>
      <w:r w:rsidR="006862AE">
        <w:rPr>
          <w:rFonts w:ascii="Arial" w:hAnsi="Arial" w:cs="Arial"/>
          <w:sz w:val="22"/>
        </w:rPr>
        <w:t>32,051</w:t>
      </w:r>
      <w:r w:rsidR="00093BDD">
        <w:rPr>
          <w:rFonts w:ascii="Arial" w:hAnsi="Arial" w:cs="Arial"/>
          <w:sz w:val="22"/>
        </w:rPr>
        <w:t xml:space="preserve"> </w:t>
      </w:r>
      <w:r w:rsidR="004C574A" w:rsidRPr="005E286C">
        <w:rPr>
          <w:rFonts w:ascii="Arial" w:hAnsi="Arial" w:cs="Arial"/>
          <w:sz w:val="22"/>
        </w:rPr>
        <w:t>including HST</w:t>
      </w:r>
      <w:r w:rsidR="00705EE1" w:rsidRPr="005E286C">
        <w:rPr>
          <w:rFonts w:ascii="Arial" w:hAnsi="Arial" w:cs="Arial"/>
          <w:sz w:val="22"/>
        </w:rPr>
        <w:t>.</w:t>
      </w:r>
    </w:p>
    <w:p w14:paraId="3E59FB0D" w14:textId="0C6ECB69" w:rsidR="003F6444" w:rsidRPr="005E286C" w:rsidRDefault="003F6444" w:rsidP="0090484B">
      <w:pPr>
        <w:pStyle w:val="4-staticbodyleft"/>
        <w:numPr>
          <w:ilvl w:val="0"/>
          <w:numId w:val="14"/>
        </w:numPr>
        <w:rPr>
          <w:rFonts w:cs="Arial"/>
          <w:b/>
          <w:bCs/>
          <w:szCs w:val="22"/>
          <w:lang w:val="en-GB"/>
        </w:rPr>
      </w:pPr>
      <w:r w:rsidRPr="005E286C">
        <w:rPr>
          <w:rFonts w:cs="Arial"/>
          <w:b/>
          <w:bCs/>
          <w:szCs w:val="22"/>
          <w:lang w:val="en-GB"/>
        </w:rPr>
        <w:t>THE PARTIES AGREE AS FOLLOWS:</w:t>
      </w:r>
    </w:p>
    <w:p w14:paraId="5A8FC7F6" w14:textId="2D313A42" w:rsidR="0016752D" w:rsidRPr="005E286C" w:rsidRDefault="00284E24" w:rsidP="0016752D">
      <w:pPr>
        <w:spacing w:before="220"/>
        <w:jc w:val="both"/>
        <w:rPr>
          <w:rFonts w:ascii="Arial" w:hAnsi="Arial" w:cs="Arial"/>
          <w:sz w:val="22"/>
        </w:rPr>
      </w:pPr>
      <w:r w:rsidRPr="005E286C">
        <w:rPr>
          <w:rFonts w:ascii="Arial" w:hAnsi="Arial" w:cs="Arial"/>
          <w:sz w:val="22"/>
        </w:rPr>
        <w:t xml:space="preserve">The </w:t>
      </w:r>
      <w:r w:rsidR="00141067" w:rsidRPr="005E286C">
        <w:rPr>
          <w:rFonts w:ascii="Arial" w:hAnsi="Arial" w:cs="Arial"/>
          <w:sz w:val="22"/>
        </w:rPr>
        <w:t>C</w:t>
      </w:r>
      <w:r w:rsidRPr="005E286C">
        <w:rPr>
          <w:rFonts w:ascii="Arial" w:hAnsi="Arial" w:cs="Arial"/>
          <w:sz w:val="22"/>
        </w:rPr>
        <w:t>onsultants “Proposal</w:t>
      </w:r>
      <w:r w:rsidR="00CB558B" w:rsidRPr="005E286C">
        <w:rPr>
          <w:rFonts w:ascii="Arial" w:hAnsi="Arial" w:cs="Arial"/>
          <w:sz w:val="22"/>
        </w:rPr>
        <w:t xml:space="preserve"> </w:t>
      </w:r>
      <w:r w:rsidRPr="005E286C">
        <w:rPr>
          <w:rFonts w:ascii="Arial" w:hAnsi="Arial" w:cs="Arial"/>
          <w:sz w:val="22"/>
        </w:rPr>
        <w:t xml:space="preserve">to Undertake Assessment of Continuing Education and Workforce Development Needs in the Souris Area” dated </w:t>
      </w:r>
      <w:r w:rsidR="00CA6646" w:rsidRPr="005E286C">
        <w:rPr>
          <w:rFonts w:ascii="Arial" w:hAnsi="Arial" w:cs="Arial"/>
          <w:sz w:val="22"/>
        </w:rPr>
        <w:t>February 13, 2018</w:t>
      </w:r>
      <w:r w:rsidR="005D7D2E" w:rsidRPr="005E286C">
        <w:rPr>
          <w:rFonts w:ascii="Arial" w:hAnsi="Arial" w:cs="Arial"/>
          <w:sz w:val="22"/>
        </w:rPr>
        <w:t xml:space="preserve"> </w:t>
      </w:r>
      <w:r w:rsidR="00CA6646" w:rsidRPr="005E286C">
        <w:rPr>
          <w:rFonts w:ascii="Arial" w:hAnsi="Arial" w:cs="Arial"/>
          <w:sz w:val="22"/>
        </w:rPr>
        <w:t>a</w:t>
      </w:r>
      <w:r w:rsidR="005D7D2E" w:rsidRPr="005E286C">
        <w:rPr>
          <w:rFonts w:ascii="Arial" w:hAnsi="Arial" w:cs="Arial"/>
          <w:sz w:val="22"/>
        </w:rPr>
        <w:t xml:space="preserve">nd </w:t>
      </w:r>
      <w:r w:rsidR="00126D75" w:rsidRPr="005E286C">
        <w:rPr>
          <w:rFonts w:ascii="Arial" w:hAnsi="Arial" w:cs="Arial"/>
          <w:sz w:val="22"/>
        </w:rPr>
        <w:t xml:space="preserve">undated </w:t>
      </w:r>
      <w:r w:rsidR="005D7D2E" w:rsidRPr="005E286C">
        <w:rPr>
          <w:rFonts w:ascii="Arial" w:hAnsi="Arial" w:cs="Arial"/>
          <w:sz w:val="22"/>
        </w:rPr>
        <w:t xml:space="preserve">addendum </w:t>
      </w:r>
      <w:r w:rsidR="0036743A" w:rsidRPr="005E286C">
        <w:rPr>
          <w:rFonts w:ascii="Arial" w:hAnsi="Arial" w:cs="Arial"/>
          <w:sz w:val="22"/>
        </w:rPr>
        <w:t>constitutes</w:t>
      </w:r>
      <w:r w:rsidRPr="005E286C">
        <w:rPr>
          <w:rFonts w:ascii="Arial" w:hAnsi="Arial" w:cs="Arial"/>
          <w:sz w:val="22"/>
        </w:rPr>
        <w:t xml:space="preserve"> part of this agreement</w:t>
      </w:r>
      <w:r w:rsidR="0016752D" w:rsidRPr="005E286C">
        <w:rPr>
          <w:rFonts w:ascii="Arial" w:hAnsi="Arial" w:cs="Arial"/>
          <w:sz w:val="22"/>
        </w:rPr>
        <w:t xml:space="preserve">. </w:t>
      </w:r>
      <w:r w:rsidR="0090484B" w:rsidRPr="005E286C">
        <w:rPr>
          <w:rFonts w:ascii="Arial" w:hAnsi="Arial" w:cs="Arial"/>
          <w:sz w:val="22"/>
        </w:rPr>
        <w:t>The Consultant shall provide to the Company the services described in Appendix A attached hereto (the ”Services”).</w:t>
      </w:r>
    </w:p>
    <w:p w14:paraId="4E585FA1" w14:textId="77777777" w:rsidR="0090484B" w:rsidRPr="005E286C" w:rsidRDefault="00BD1A60" w:rsidP="0090484B">
      <w:pPr>
        <w:spacing w:before="220"/>
        <w:jc w:val="both"/>
        <w:rPr>
          <w:rFonts w:ascii="Arial" w:hAnsi="Arial" w:cs="Arial"/>
          <w:b/>
          <w:sz w:val="22"/>
        </w:rPr>
      </w:pPr>
      <w:r w:rsidRPr="005E286C">
        <w:rPr>
          <w:rFonts w:ascii="Arial" w:hAnsi="Arial" w:cs="Arial"/>
          <w:b/>
          <w:sz w:val="22"/>
        </w:rPr>
        <w:t>2</w:t>
      </w:r>
      <w:r w:rsidR="0016752D" w:rsidRPr="005E286C">
        <w:rPr>
          <w:rFonts w:ascii="Arial" w:hAnsi="Arial" w:cs="Arial"/>
          <w:b/>
          <w:sz w:val="22"/>
        </w:rPr>
        <w:tab/>
      </w:r>
      <w:r w:rsidR="00CB558B" w:rsidRPr="005E286C">
        <w:rPr>
          <w:rFonts w:ascii="Arial" w:hAnsi="Arial" w:cs="Arial"/>
          <w:b/>
          <w:sz w:val="22"/>
        </w:rPr>
        <w:t>CONFIDENTIALITIES</w:t>
      </w:r>
      <w:bookmarkStart w:id="1" w:name="_Ref500767960"/>
    </w:p>
    <w:p w14:paraId="58AFA451" w14:textId="5494B417" w:rsidR="0090484B" w:rsidRPr="005E286C" w:rsidRDefault="0090484B" w:rsidP="0090484B">
      <w:pPr>
        <w:spacing w:before="220"/>
        <w:jc w:val="both"/>
        <w:rPr>
          <w:rFonts w:ascii="Arial" w:hAnsi="Arial" w:cs="Arial"/>
          <w:b/>
          <w:sz w:val="22"/>
        </w:rPr>
      </w:pPr>
      <w:r w:rsidRPr="005E286C">
        <w:rPr>
          <w:rFonts w:ascii="Arial" w:hAnsi="Arial" w:cs="Arial"/>
          <w:sz w:val="22"/>
          <w:szCs w:val="22"/>
        </w:rPr>
        <w:t>Consultant, its directors, officers, employees, advisors, agents and assigns shall:</w:t>
      </w:r>
      <w:bookmarkEnd w:id="1"/>
    </w:p>
    <w:p w14:paraId="653F9456" w14:textId="77777777" w:rsidR="0090484B" w:rsidRPr="005E286C" w:rsidRDefault="0090484B" w:rsidP="0090484B">
      <w:pPr>
        <w:rPr>
          <w:rFonts w:ascii="Arial" w:hAnsi="Arial" w:cs="Arial"/>
          <w:sz w:val="22"/>
          <w:szCs w:val="22"/>
        </w:rPr>
      </w:pPr>
    </w:p>
    <w:p w14:paraId="532A8A12" w14:textId="09F47241" w:rsidR="0090484B" w:rsidRPr="005E286C" w:rsidRDefault="0090484B" w:rsidP="0090484B">
      <w:pPr>
        <w:numPr>
          <w:ilvl w:val="1"/>
          <w:numId w:val="11"/>
        </w:numPr>
        <w:ind w:left="720"/>
        <w:rPr>
          <w:rFonts w:ascii="Arial" w:hAnsi="Arial" w:cs="Arial"/>
          <w:sz w:val="22"/>
          <w:szCs w:val="22"/>
        </w:rPr>
      </w:pPr>
      <w:r w:rsidRPr="005E286C">
        <w:rPr>
          <w:rFonts w:ascii="Arial" w:hAnsi="Arial" w:cs="Arial"/>
          <w:sz w:val="22"/>
          <w:szCs w:val="22"/>
        </w:rPr>
        <w:t>keep confidential all information relating to the Company that is disclosed, communicated, or otherwise provided to the Consultant by the Company, including any and all documents, reports, correspondence, data, studies, or other information prepared by, on behalf of, or for the benefit of the Consultant or for the purposes of or related to this Agreement (the “Confidential Information”);</w:t>
      </w:r>
    </w:p>
    <w:p w14:paraId="21FFC4C9" w14:textId="77777777" w:rsidR="0090484B" w:rsidRPr="005E286C" w:rsidRDefault="0090484B" w:rsidP="0090484B">
      <w:pPr>
        <w:rPr>
          <w:rFonts w:ascii="Arial" w:hAnsi="Arial" w:cs="Arial"/>
          <w:sz w:val="22"/>
          <w:szCs w:val="22"/>
        </w:rPr>
      </w:pPr>
    </w:p>
    <w:p w14:paraId="6C2D0A3D" w14:textId="77777777" w:rsidR="0090484B" w:rsidRPr="005E286C" w:rsidRDefault="0090484B" w:rsidP="0090484B">
      <w:pPr>
        <w:numPr>
          <w:ilvl w:val="1"/>
          <w:numId w:val="11"/>
        </w:numPr>
        <w:ind w:left="720"/>
        <w:rPr>
          <w:rFonts w:ascii="Arial" w:hAnsi="Arial" w:cs="Arial"/>
          <w:sz w:val="22"/>
          <w:szCs w:val="22"/>
        </w:rPr>
      </w:pPr>
      <w:r w:rsidRPr="005E286C">
        <w:rPr>
          <w:rFonts w:ascii="Arial" w:hAnsi="Arial" w:cs="Arial"/>
          <w:sz w:val="22"/>
          <w:szCs w:val="22"/>
        </w:rPr>
        <w:t>use the Confidential Information solely to perform its obligations under the Agreement and not directly or indirectly for any other purpose;</w:t>
      </w:r>
    </w:p>
    <w:p w14:paraId="16EEC158" w14:textId="435D0B6A" w:rsidR="0090484B" w:rsidRDefault="0090484B" w:rsidP="0090484B">
      <w:pPr>
        <w:rPr>
          <w:rFonts w:ascii="Arial" w:hAnsi="Arial" w:cs="Arial"/>
          <w:sz w:val="22"/>
          <w:szCs w:val="22"/>
        </w:rPr>
      </w:pPr>
    </w:p>
    <w:p w14:paraId="638BB1AE" w14:textId="012C47B1" w:rsidR="008A4896" w:rsidRDefault="008A4896" w:rsidP="0090484B">
      <w:pPr>
        <w:rPr>
          <w:rFonts w:ascii="Arial" w:hAnsi="Arial" w:cs="Arial"/>
          <w:sz w:val="22"/>
          <w:szCs w:val="22"/>
        </w:rPr>
      </w:pPr>
    </w:p>
    <w:p w14:paraId="1AC6FEDC" w14:textId="77777777" w:rsidR="008A4896" w:rsidRPr="005E286C" w:rsidRDefault="008A4896" w:rsidP="0090484B">
      <w:pPr>
        <w:rPr>
          <w:rFonts w:ascii="Arial" w:hAnsi="Arial" w:cs="Arial"/>
          <w:sz w:val="22"/>
          <w:szCs w:val="22"/>
        </w:rPr>
      </w:pPr>
    </w:p>
    <w:p w14:paraId="236444C9" w14:textId="779ACE26" w:rsidR="0090484B" w:rsidRPr="005E286C" w:rsidRDefault="0090484B" w:rsidP="0090484B">
      <w:pPr>
        <w:numPr>
          <w:ilvl w:val="1"/>
          <w:numId w:val="11"/>
        </w:numPr>
        <w:ind w:left="720"/>
        <w:rPr>
          <w:rFonts w:ascii="Arial" w:hAnsi="Arial" w:cs="Arial"/>
          <w:sz w:val="22"/>
          <w:szCs w:val="22"/>
        </w:rPr>
      </w:pPr>
      <w:r w:rsidRPr="005E286C">
        <w:rPr>
          <w:rFonts w:ascii="Arial" w:hAnsi="Arial" w:cs="Arial"/>
          <w:sz w:val="22"/>
          <w:szCs w:val="22"/>
        </w:rPr>
        <w:t>not disclose, reproduce, copy, or otherwise duplicate the Confidential information except as with the express written consent of the Company or as required by law.</w:t>
      </w:r>
    </w:p>
    <w:p w14:paraId="306144A2" w14:textId="56B55973" w:rsidR="00BD7016" w:rsidRPr="005E286C" w:rsidRDefault="006043EE" w:rsidP="00BD7016">
      <w:pPr>
        <w:spacing w:before="220"/>
        <w:jc w:val="both"/>
        <w:rPr>
          <w:rFonts w:ascii="Arial" w:hAnsi="Arial" w:cs="Arial"/>
          <w:b/>
          <w:sz w:val="22"/>
        </w:rPr>
      </w:pPr>
      <w:r w:rsidRPr="005E286C">
        <w:rPr>
          <w:rFonts w:ascii="Arial" w:hAnsi="Arial" w:cs="Arial"/>
          <w:b/>
          <w:sz w:val="22"/>
        </w:rPr>
        <w:t>3</w:t>
      </w:r>
      <w:r w:rsidR="00BD7016" w:rsidRPr="005E286C">
        <w:rPr>
          <w:rFonts w:ascii="Arial" w:hAnsi="Arial" w:cs="Arial"/>
          <w:b/>
          <w:sz w:val="22"/>
        </w:rPr>
        <w:tab/>
        <w:t xml:space="preserve">NO </w:t>
      </w:r>
      <w:r w:rsidR="0036743A" w:rsidRPr="005E286C">
        <w:rPr>
          <w:rFonts w:ascii="Arial" w:hAnsi="Arial" w:cs="Arial"/>
          <w:b/>
          <w:sz w:val="22"/>
        </w:rPr>
        <w:t>WAIVERS</w:t>
      </w:r>
    </w:p>
    <w:p w14:paraId="1E92CFF9" w14:textId="2461D6A0" w:rsidR="00BD7016" w:rsidRPr="005E286C" w:rsidRDefault="00BD7016" w:rsidP="00BD7016">
      <w:pPr>
        <w:spacing w:before="220"/>
        <w:jc w:val="both"/>
        <w:rPr>
          <w:rFonts w:ascii="Arial" w:hAnsi="Arial" w:cs="Arial"/>
          <w:sz w:val="22"/>
        </w:rPr>
      </w:pPr>
      <w:r w:rsidRPr="005E286C">
        <w:rPr>
          <w:rFonts w:ascii="Arial" w:hAnsi="Arial" w:cs="Arial"/>
          <w:sz w:val="22"/>
        </w:rPr>
        <w:t xml:space="preserve">No provision of this Agreement will be deemed waived or any breach excused, unless such waiver or consent </w:t>
      </w:r>
      <w:r w:rsidR="003522DB" w:rsidRPr="005E286C">
        <w:rPr>
          <w:rFonts w:ascii="Arial" w:hAnsi="Arial" w:cs="Arial"/>
          <w:sz w:val="22"/>
        </w:rPr>
        <w:t>is granted prior to the breach and in writing.</w:t>
      </w:r>
    </w:p>
    <w:p w14:paraId="01414420" w14:textId="113F9A96" w:rsidR="00BD7016" w:rsidRPr="005E286C" w:rsidRDefault="006043EE" w:rsidP="00BD7016">
      <w:pPr>
        <w:spacing w:before="220"/>
        <w:jc w:val="both"/>
        <w:rPr>
          <w:rFonts w:ascii="Arial" w:hAnsi="Arial" w:cs="Arial"/>
          <w:b/>
          <w:sz w:val="22"/>
        </w:rPr>
      </w:pPr>
      <w:r w:rsidRPr="005E286C">
        <w:rPr>
          <w:rFonts w:ascii="Arial" w:hAnsi="Arial" w:cs="Arial"/>
          <w:b/>
          <w:sz w:val="22"/>
        </w:rPr>
        <w:t>4</w:t>
      </w:r>
      <w:r w:rsidR="00BD7016" w:rsidRPr="005E286C">
        <w:rPr>
          <w:rFonts w:ascii="Arial" w:hAnsi="Arial" w:cs="Arial"/>
          <w:b/>
          <w:sz w:val="22"/>
        </w:rPr>
        <w:tab/>
      </w:r>
      <w:r w:rsidR="0036743A" w:rsidRPr="005E286C">
        <w:rPr>
          <w:rFonts w:ascii="Arial" w:hAnsi="Arial" w:cs="Arial"/>
          <w:b/>
          <w:sz w:val="22"/>
        </w:rPr>
        <w:t>ASSIGNMENTS</w:t>
      </w:r>
    </w:p>
    <w:p w14:paraId="3FDF29BC" w14:textId="0BC4D4FF" w:rsidR="00BD7016" w:rsidRPr="005E286C" w:rsidRDefault="00BD7016" w:rsidP="00BD7016">
      <w:pPr>
        <w:spacing w:before="220"/>
        <w:jc w:val="both"/>
        <w:rPr>
          <w:rFonts w:ascii="Arial" w:hAnsi="Arial" w:cs="Arial"/>
          <w:sz w:val="22"/>
        </w:rPr>
      </w:pPr>
      <w:r w:rsidRPr="005E286C">
        <w:rPr>
          <w:rFonts w:ascii="Arial" w:hAnsi="Arial" w:cs="Arial"/>
          <w:sz w:val="22"/>
        </w:rPr>
        <w:t xml:space="preserve">Neither party may assign all or part of this Agreement without the prior written consent of the other </w:t>
      </w:r>
      <w:r w:rsidR="00351621" w:rsidRPr="005E286C">
        <w:rPr>
          <w:rFonts w:ascii="Arial" w:hAnsi="Arial" w:cs="Arial"/>
          <w:sz w:val="22"/>
        </w:rPr>
        <w:t>party.</w:t>
      </w:r>
    </w:p>
    <w:p w14:paraId="6F50EE48" w14:textId="03828BA7" w:rsidR="00BD7016" w:rsidRPr="005E286C" w:rsidRDefault="006043EE" w:rsidP="00BD7016">
      <w:pPr>
        <w:spacing w:before="220"/>
        <w:jc w:val="both"/>
        <w:rPr>
          <w:rFonts w:ascii="Arial" w:hAnsi="Arial" w:cs="Arial"/>
          <w:b/>
          <w:sz w:val="22"/>
        </w:rPr>
      </w:pPr>
      <w:r w:rsidRPr="005E286C">
        <w:rPr>
          <w:rFonts w:ascii="Arial" w:hAnsi="Arial" w:cs="Arial"/>
          <w:b/>
          <w:sz w:val="22"/>
        </w:rPr>
        <w:t>5</w:t>
      </w:r>
      <w:r w:rsidR="00BD7016" w:rsidRPr="005E286C">
        <w:rPr>
          <w:rFonts w:ascii="Arial" w:hAnsi="Arial" w:cs="Arial"/>
          <w:b/>
          <w:sz w:val="22"/>
        </w:rPr>
        <w:t>.</w:t>
      </w:r>
      <w:r w:rsidR="00BD7016" w:rsidRPr="005E286C">
        <w:rPr>
          <w:rFonts w:ascii="Arial" w:hAnsi="Arial" w:cs="Arial"/>
          <w:b/>
          <w:sz w:val="22"/>
        </w:rPr>
        <w:tab/>
        <w:t xml:space="preserve">ENTIRE AGREEMENT </w:t>
      </w:r>
    </w:p>
    <w:p w14:paraId="285CB15E" w14:textId="780DFAA0" w:rsidR="0016752D" w:rsidRPr="005E286C" w:rsidRDefault="00BD7016" w:rsidP="00BD7016">
      <w:pPr>
        <w:spacing w:before="220"/>
        <w:jc w:val="both"/>
        <w:rPr>
          <w:rFonts w:ascii="Arial" w:hAnsi="Arial" w:cs="Arial"/>
          <w:sz w:val="22"/>
        </w:rPr>
      </w:pPr>
      <w:r w:rsidRPr="005E286C">
        <w:rPr>
          <w:rFonts w:ascii="Arial" w:hAnsi="Arial" w:cs="Arial"/>
          <w:sz w:val="22"/>
        </w:rPr>
        <w:t>This Agreement contains the entire agreement and understanding of the parties with respect to its subject matter and supersedes all prior proposals, negotiations, agreements, understandings, representations and warranties of any form or nature</w:t>
      </w:r>
      <w:r w:rsidR="00CA6646" w:rsidRPr="005E286C">
        <w:rPr>
          <w:rFonts w:ascii="Arial" w:hAnsi="Arial" w:cs="Arial"/>
          <w:sz w:val="22"/>
        </w:rPr>
        <w:t xml:space="preserve">. </w:t>
      </w:r>
      <w:r w:rsidRPr="005E286C">
        <w:rPr>
          <w:rFonts w:ascii="Arial" w:hAnsi="Arial" w:cs="Arial"/>
          <w:sz w:val="22"/>
        </w:rPr>
        <w:t xml:space="preserve"> </w:t>
      </w:r>
    </w:p>
    <w:p w14:paraId="103C3DF5" w14:textId="33BF3654" w:rsidR="00BD7016" w:rsidRPr="005E286C" w:rsidRDefault="006043EE" w:rsidP="00BD7016">
      <w:pPr>
        <w:tabs>
          <w:tab w:val="num" w:pos="360"/>
        </w:tabs>
        <w:spacing w:before="220"/>
        <w:jc w:val="both"/>
        <w:rPr>
          <w:rFonts w:ascii="Arial" w:hAnsi="Arial" w:cs="Arial"/>
          <w:b/>
          <w:sz w:val="22"/>
        </w:rPr>
      </w:pPr>
      <w:r w:rsidRPr="005E286C">
        <w:rPr>
          <w:rFonts w:ascii="Arial" w:hAnsi="Arial" w:cs="Arial"/>
          <w:b/>
          <w:sz w:val="22"/>
        </w:rPr>
        <w:t>6</w:t>
      </w:r>
      <w:r w:rsidR="00BD7016" w:rsidRPr="005E286C">
        <w:rPr>
          <w:rFonts w:ascii="Arial" w:hAnsi="Arial" w:cs="Arial"/>
          <w:b/>
          <w:sz w:val="22"/>
        </w:rPr>
        <w:tab/>
      </w:r>
      <w:r w:rsidR="00BD7016" w:rsidRPr="005E286C">
        <w:rPr>
          <w:rFonts w:ascii="Arial" w:hAnsi="Arial" w:cs="Arial"/>
          <w:b/>
          <w:sz w:val="22"/>
        </w:rPr>
        <w:tab/>
        <w:t xml:space="preserve">GOVERNING LAW AND JURISDICTION  </w:t>
      </w:r>
    </w:p>
    <w:p w14:paraId="7221888A" w14:textId="71AC4F1C" w:rsidR="00BD7016" w:rsidRPr="005E286C" w:rsidRDefault="00BD7016" w:rsidP="00BD7016">
      <w:pPr>
        <w:tabs>
          <w:tab w:val="num" w:pos="360"/>
        </w:tabs>
        <w:spacing w:before="220"/>
        <w:jc w:val="both"/>
        <w:rPr>
          <w:rFonts w:ascii="Arial" w:hAnsi="Arial" w:cs="Arial"/>
          <w:sz w:val="22"/>
        </w:rPr>
      </w:pPr>
      <w:r w:rsidRPr="005E286C">
        <w:rPr>
          <w:rFonts w:ascii="Arial" w:hAnsi="Arial" w:cs="Arial"/>
          <w:sz w:val="22"/>
        </w:rPr>
        <w:t>This Agreement will be governed by and construed under the laws of Prince Edward Island and the applicable laws of Canada.</w:t>
      </w:r>
    </w:p>
    <w:p w14:paraId="2BCC5B32" w14:textId="4E599D5A" w:rsidR="006945DA" w:rsidRPr="005E286C" w:rsidRDefault="006043EE" w:rsidP="003F6444">
      <w:pPr>
        <w:tabs>
          <w:tab w:val="num" w:pos="360"/>
        </w:tabs>
        <w:spacing w:before="220"/>
        <w:jc w:val="both"/>
        <w:rPr>
          <w:rFonts w:ascii="Arial" w:hAnsi="Arial" w:cs="Arial"/>
          <w:b/>
          <w:sz w:val="22"/>
        </w:rPr>
      </w:pPr>
      <w:r w:rsidRPr="005E286C">
        <w:rPr>
          <w:rFonts w:ascii="Arial" w:hAnsi="Arial" w:cs="Arial"/>
          <w:b/>
          <w:sz w:val="22"/>
        </w:rPr>
        <w:t>7</w:t>
      </w:r>
      <w:r w:rsidR="00C16D40" w:rsidRPr="005E286C">
        <w:rPr>
          <w:rFonts w:ascii="Arial" w:hAnsi="Arial" w:cs="Arial"/>
          <w:b/>
          <w:sz w:val="22"/>
        </w:rPr>
        <w:tab/>
      </w:r>
      <w:r w:rsidR="00C16D40" w:rsidRPr="005E286C">
        <w:rPr>
          <w:rFonts w:ascii="Arial" w:hAnsi="Arial" w:cs="Arial"/>
          <w:b/>
          <w:sz w:val="22"/>
        </w:rPr>
        <w:tab/>
        <w:t>INFORMATION</w:t>
      </w:r>
    </w:p>
    <w:p w14:paraId="6F97EEEE" w14:textId="26E90EE2" w:rsidR="003C5415" w:rsidRPr="005E286C" w:rsidRDefault="0003164C" w:rsidP="003C5415">
      <w:pPr>
        <w:tabs>
          <w:tab w:val="num" w:pos="360"/>
        </w:tabs>
        <w:spacing w:before="220"/>
        <w:jc w:val="both"/>
        <w:rPr>
          <w:rFonts w:ascii="Arial" w:hAnsi="Arial" w:cs="Arial"/>
          <w:sz w:val="22"/>
        </w:rPr>
      </w:pPr>
      <w:r w:rsidRPr="005E286C">
        <w:rPr>
          <w:rFonts w:ascii="Arial" w:hAnsi="Arial" w:cs="Arial"/>
          <w:sz w:val="22"/>
        </w:rPr>
        <w:t xml:space="preserve">The Consultant </w:t>
      </w:r>
      <w:r w:rsidR="00C16D40" w:rsidRPr="005E286C">
        <w:rPr>
          <w:rFonts w:ascii="Arial" w:hAnsi="Arial" w:cs="Arial"/>
          <w:sz w:val="22"/>
        </w:rPr>
        <w:t xml:space="preserve">will not use the Information for any purpose other than to assist in the developmental process and to evaluate the </w:t>
      </w:r>
      <w:r w:rsidR="003A7248" w:rsidRPr="005E286C">
        <w:rPr>
          <w:rFonts w:ascii="Arial" w:hAnsi="Arial" w:cs="Arial"/>
          <w:sz w:val="22"/>
        </w:rPr>
        <w:t xml:space="preserve">information for the purpose of the project’.  </w:t>
      </w:r>
    </w:p>
    <w:p w14:paraId="0B59D9C4" w14:textId="0A5A8A36" w:rsidR="006043EE" w:rsidRPr="005E286C" w:rsidRDefault="006043EE" w:rsidP="006043EE">
      <w:pPr>
        <w:tabs>
          <w:tab w:val="num" w:pos="360"/>
        </w:tabs>
        <w:spacing w:before="220"/>
        <w:jc w:val="both"/>
        <w:rPr>
          <w:rFonts w:ascii="Arial" w:hAnsi="Arial" w:cs="Arial"/>
          <w:b/>
          <w:sz w:val="22"/>
        </w:rPr>
      </w:pPr>
      <w:r w:rsidRPr="005E286C">
        <w:rPr>
          <w:rFonts w:ascii="Arial" w:hAnsi="Arial" w:cs="Arial"/>
          <w:b/>
          <w:sz w:val="22"/>
        </w:rPr>
        <w:t>8</w:t>
      </w:r>
      <w:r w:rsidRPr="005E286C">
        <w:rPr>
          <w:rFonts w:ascii="Arial" w:hAnsi="Arial" w:cs="Arial"/>
          <w:b/>
          <w:sz w:val="22"/>
        </w:rPr>
        <w:tab/>
      </w:r>
      <w:r w:rsidRPr="005E286C">
        <w:rPr>
          <w:rFonts w:ascii="Arial" w:hAnsi="Arial" w:cs="Arial"/>
          <w:b/>
          <w:sz w:val="22"/>
        </w:rPr>
        <w:tab/>
        <w:t>IDEMNIFY</w:t>
      </w:r>
    </w:p>
    <w:p w14:paraId="7B9B68F3" w14:textId="45A74F61" w:rsidR="00FA7308" w:rsidRPr="005E286C" w:rsidRDefault="006043EE" w:rsidP="0090484B">
      <w:pPr>
        <w:tabs>
          <w:tab w:val="num" w:pos="360"/>
        </w:tabs>
        <w:spacing w:before="220"/>
        <w:jc w:val="both"/>
        <w:rPr>
          <w:rFonts w:ascii="Arial" w:hAnsi="Arial" w:cs="Arial"/>
          <w:sz w:val="22"/>
        </w:rPr>
      </w:pPr>
      <w:r w:rsidRPr="005E286C">
        <w:rPr>
          <w:rFonts w:ascii="Arial" w:hAnsi="Arial" w:cs="Arial"/>
          <w:sz w:val="22"/>
        </w:rPr>
        <w:t>The Consultant shall indemnify an</w:t>
      </w:r>
      <w:r w:rsidR="00C438AD" w:rsidRPr="005E286C">
        <w:rPr>
          <w:rFonts w:ascii="Arial" w:hAnsi="Arial" w:cs="Arial"/>
          <w:sz w:val="22"/>
        </w:rPr>
        <w:t>d hold harmless the Company</w:t>
      </w:r>
      <w:r w:rsidR="000B6C58" w:rsidRPr="005E286C">
        <w:rPr>
          <w:rFonts w:ascii="Arial" w:hAnsi="Arial" w:cs="Arial"/>
          <w:sz w:val="22"/>
        </w:rPr>
        <w:t>. Its</w:t>
      </w:r>
      <w:r w:rsidRPr="005E286C">
        <w:rPr>
          <w:rFonts w:ascii="Arial" w:hAnsi="Arial" w:cs="Arial"/>
          <w:sz w:val="22"/>
        </w:rPr>
        <w:t xml:space="preserve"> agents, representatives and </w:t>
      </w:r>
      <w:r w:rsidR="000B6C58" w:rsidRPr="005E286C">
        <w:rPr>
          <w:rFonts w:ascii="Arial" w:hAnsi="Arial" w:cs="Arial"/>
          <w:sz w:val="22"/>
        </w:rPr>
        <w:t>employees</w:t>
      </w:r>
      <w:r w:rsidRPr="005E286C">
        <w:rPr>
          <w:rFonts w:ascii="Arial" w:hAnsi="Arial" w:cs="Arial"/>
          <w:sz w:val="22"/>
        </w:rPr>
        <w:t xml:space="preserve"> from and against all claims, demands, losses, costs, </w:t>
      </w:r>
      <w:r w:rsidR="000B6C58" w:rsidRPr="005E286C">
        <w:rPr>
          <w:rFonts w:ascii="Arial" w:hAnsi="Arial" w:cs="Arial"/>
          <w:sz w:val="22"/>
        </w:rPr>
        <w:t>damages</w:t>
      </w:r>
      <w:r w:rsidRPr="005E286C">
        <w:rPr>
          <w:rFonts w:ascii="Arial" w:hAnsi="Arial" w:cs="Arial"/>
          <w:sz w:val="22"/>
        </w:rPr>
        <w:t xml:space="preserve">, actions, suits </w:t>
      </w:r>
      <w:r w:rsidR="000B6C58" w:rsidRPr="005E286C">
        <w:rPr>
          <w:rFonts w:ascii="Arial" w:hAnsi="Arial" w:cs="Arial"/>
          <w:sz w:val="22"/>
        </w:rPr>
        <w:t>and</w:t>
      </w:r>
      <w:r w:rsidRPr="005E286C">
        <w:rPr>
          <w:rFonts w:ascii="Arial" w:hAnsi="Arial" w:cs="Arial"/>
          <w:sz w:val="22"/>
        </w:rPr>
        <w:t xml:space="preserve"> proceedings of </w:t>
      </w:r>
      <w:r w:rsidR="000B6C58" w:rsidRPr="005E286C">
        <w:rPr>
          <w:rFonts w:ascii="Arial" w:hAnsi="Arial" w:cs="Arial"/>
          <w:sz w:val="22"/>
        </w:rPr>
        <w:t>every</w:t>
      </w:r>
      <w:r w:rsidRPr="005E286C">
        <w:rPr>
          <w:rFonts w:ascii="Arial" w:hAnsi="Arial" w:cs="Arial"/>
          <w:sz w:val="22"/>
        </w:rPr>
        <w:t xml:space="preserve"> nature and kind whatsoever arising out of or resulting from the performance </w:t>
      </w:r>
      <w:r w:rsidR="000B6C58" w:rsidRPr="005E286C">
        <w:rPr>
          <w:rFonts w:ascii="Arial" w:hAnsi="Arial" w:cs="Arial"/>
          <w:sz w:val="22"/>
        </w:rPr>
        <w:t>of work</w:t>
      </w:r>
      <w:r w:rsidR="00A12B76" w:rsidRPr="005E286C">
        <w:rPr>
          <w:rFonts w:ascii="Arial" w:hAnsi="Arial" w:cs="Arial"/>
          <w:sz w:val="22"/>
        </w:rPr>
        <w:t>.</w:t>
      </w:r>
      <w:r w:rsidRPr="005E286C">
        <w:rPr>
          <w:rFonts w:ascii="Arial" w:hAnsi="Arial" w:cs="Arial"/>
          <w:sz w:val="22"/>
        </w:rPr>
        <w:t xml:space="preserve"> </w:t>
      </w:r>
    </w:p>
    <w:p w14:paraId="08991221" w14:textId="77777777" w:rsidR="0072232A" w:rsidRPr="005E286C" w:rsidRDefault="0072232A" w:rsidP="0072232A">
      <w:pPr>
        <w:rPr>
          <w:rFonts w:ascii="Arial" w:hAnsi="Arial" w:cs="Arial"/>
        </w:rPr>
      </w:pPr>
    </w:p>
    <w:p w14:paraId="348D820C" w14:textId="16C80D52" w:rsidR="0003164C" w:rsidRPr="005E286C" w:rsidRDefault="0090484B" w:rsidP="008F4849">
      <w:pPr>
        <w:tabs>
          <w:tab w:val="num" w:pos="360"/>
        </w:tabs>
        <w:spacing w:before="220"/>
        <w:jc w:val="both"/>
        <w:rPr>
          <w:rFonts w:ascii="Arial" w:hAnsi="Arial" w:cs="Arial"/>
          <w:b/>
          <w:sz w:val="22"/>
        </w:rPr>
      </w:pPr>
      <w:r w:rsidRPr="005E286C">
        <w:rPr>
          <w:rFonts w:ascii="Arial" w:hAnsi="Arial"/>
          <w:b/>
        </w:rPr>
        <w:t>9</w:t>
      </w:r>
      <w:r w:rsidR="008F4849" w:rsidRPr="005E286C">
        <w:rPr>
          <w:rFonts w:ascii="Arial" w:hAnsi="Arial" w:cs="Arial"/>
          <w:b/>
          <w:sz w:val="22"/>
        </w:rPr>
        <w:tab/>
      </w:r>
      <w:r w:rsidR="008F4849" w:rsidRPr="005E286C">
        <w:rPr>
          <w:rFonts w:ascii="Arial" w:hAnsi="Arial" w:cs="Arial"/>
          <w:b/>
          <w:sz w:val="22"/>
        </w:rPr>
        <w:tab/>
        <w:t>PAYMENTS</w:t>
      </w:r>
    </w:p>
    <w:p w14:paraId="13B3CA0D" w14:textId="35CC32C0" w:rsidR="008F4849" w:rsidRPr="005E286C" w:rsidRDefault="008F4849" w:rsidP="008F4849">
      <w:pPr>
        <w:tabs>
          <w:tab w:val="num" w:pos="360"/>
        </w:tabs>
        <w:spacing w:before="220"/>
        <w:jc w:val="both"/>
        <w:rPr>
          <w:rFonts w:ascii="Arial" w:hAnsi="Arial" w:cs="Arial"/>
          <w:sz w:val="22"/>
        </w:rPr>
      </w:pPr>
      <w:r w:rsidRPr="005E286C">
        <w:rPr>
          <w:rFonts w:ascii="Arial" w:hAnsi="Arial" w:cs="Arial"/>
          <w:sz w:val="22"/>
        </w:rPr>
        <w:t>Upon receipt of invoice, the Contractor will be paid for the Services in accordance with and as described in Appendix “B” attached hereto.</w:t>
      </w:r>
    </w:p>
    <w:p w14:paraId="555E4EED" w14:textId="68E63A99" w:rsidR="00CE467A" w:rsidRPr="005E286C" w:rsidRDefault="0090484B" w:rsidP="0003164C">
      <w:pPr>
        <w:pStyle w:val="numberbullets"/>
        <w:numPr>
          <w:ilvl w:val="0"/>
          <w:numId w:val="0"/>
        </w:numPr>
        <w:tabs>
          <w:tab w:val="num" w:pos="360"/>
        </w:tabs>
        <w:spacing w:before="220"/>
        <w:rPr>
          <w:rFonts w:ascii="Arial" w:hAnsi="Arial"/>
          <w:b/>
        </w:rPr>
      </w:pPr>
      <w:r w:rsidRPr="005E286C">
        <w:rPr>
          <w:rFonts w:ascii="Arial" w:hAnsi="Arial"/>
          <w:b/>
        </w:rPr>
        <w:t>10</w:t>
      </w:r>
      <w:r w:rsidR="0003164C" w:rsidRPr="005E286C">
        <w:rPr>
          <w:rFonts w:ascii="Arial" w:hAnsi="Arial"/>
          <w:b/>
        </w:rPr>
        <w:tab/>
      </w:r>
      <w:r w:rsidR="0003164C" w:rsidRPr="005E286C">
        <w:rPr>
          <w:rFonts w:ascii="Arial" w:hAnsi="Arial"/>
          <w:b/>
        </w:rPr>
        <w:tab/>
      </w:r>
      <w:r w:rsidR="001F686D" w:rsidRPr="005E286C">
        <w:rPr>
          <w:rFonts w:ascii="Arial" w:hAnsi="Arial"/>
          <w:b/>
        </w:rPr>
        <w:t>OTHER</w:t>
      </w:r>
      <w:r w:rsidR="00CE467A" w:rsidRPr="005E286C">
        <w:rPr>
          <w:rFonts w:ascii="Arial" w:hAnsi="Arial"/>
          <w:b/>
        </w:rPr>
        <w:t xml:space="preserve"> REQUIREM</w:t>
      </w:r>
      <w:r w:rsidR="00BB7D80" w:rsidRPr="005E286C">
        <w:rPr>
          <w:rFonts w:ascii="Arial" w:hAnsi="Arial"/>
          <w:b/>
        </w:rPr>
        <w:t>E</w:t>
      </w:r>
      <w:r w:rsidR="00CE467A" w:rsidRPr="005E286C">
        <w:rPr>
          <w:rFonts w:ascii="Arial" w:hAnsi="Arial"/>
          <w:b/>
        </w:rPr>
        <w:t>NTS AND CONDITIONS</w:t>
      </w:r>
    </w:p>
    <w:p w14:paraId="5E48BC47" w14:textId="2BBF8ACB" w:rsidR="0032701C" w:rsidRPr="005E286C" w:rsidRDefault="005866B9" w:rsidP="00A31981">
      <w:pPr>
        <w:pStyle w:val="ListParagraph"/>
        <w:numPr>
          <w:ilvl w:val="0"/>
          <w:numId w:val="18"/>
        </w:numPr>
        <w:spacing w:before="220"/>
        <w:rPr>
          <w:rFonts w:ascii="Arial" w:hAnsi="Arial" w:cs="Arial"/>
          <w:sz w:val="22"/>
        </w:rPr>
      </w:pPr>
      <w:r w:rsidRPr="005E286C">
        <w:rPr>
          <w:rFonts w:ascii="Arial" w:hAnsi="Arial" w:cs="Arial"/>
          <w:sz w:val="22"/>
        </w:rPr>
        <w:t xml:space="preserve">The </w:t>
      </w:r>
      <w:r w:rsidR="00055A87" w:rsidRPr="005E286C">
        <w:rPr>
          <w:rFonts w:ascii="Arial" w:hAnsi="Arial" w:cs="Arial"/>
          <w:sz w:val="22"/>
        </w:rPr>
        <w:t xml:space="preserve">Consultant </w:t>
      </w:r>
      <w:r w:rsidR="004364DA" w:rsidRPr="005E286C">
        <w:rPr>
          <w:rFonts w:ascii="Arial" w:hAnsi="Arial" w:cs="Arial"/>
          <w:sz w:val="22"/>
        </w:rPr>
        <w:t xml:space="preserve">shall provide </w:t>
      </w:r>
      <w:r w:rsidR="00055A87" w:rsidRPr="005E286C">
        <w:rPr>
          <w:rFonts w:ascii="Arial" w:hAnsi="Arial" w:cs="Arial"/>
          <w:sz w:val="22"/>
        </w:rPr>
        <w:t>reasonable access</w:t>
      </w:r>
      <w:r w:rsidR="0003164C" w:rsidRPr="005E286C">
        <w:rPr>
          <w:rFonts w:ascii="Arial" w:hAnsi="Arial" w:cs="Arial"/>
          <w:sz w:val="22"/>
        </w:rPr>
        <w:t xml:space="preserve"> for</w:t>
      </w:r>
      <w:r w:rsidR="00055A87" w:rsidRPr="005E286C">
        <w:rPr>
          <w:rFonts w:ascii="Arial" w:hAnsi="Arial" w:cs="Arial"/>
          <w:sz w:val="22"/>
        </w:rPr>
        <w:t xml:space="preserve"> </w:t>
      </w:r>
      <w:r w:rsidRPr="005E286C">
        <w:rPr>
          <w:rFonts w:ascii="Arial" w:hAnsi="Arial" w:cs="Arial"/>
          <w:sz w:val="22"/>
        </w:rPr>
        <w:t xml:space="preserve">representatives of </w:t>
      </w:r>
      <w:r w:rsidR="00055A87" w:rsidRPr="005E286C">
        <w:rPr>
          <w:rFonts w:ascii="Arial" w:hAnsi="Arial" w:cs="Arial"/>
          <w:sz w:val="22"/>
        </w:rPr>
        <w:t xml:space="preserve">the Company and </w:t>
      </w:r>
      <w:r w:rsidR="001F686D" w:rsidRPr="005E286C">
        <w:rPr>
          <w:rFonts w:ascii="Arial" w:hAnsi="Arial" w:cs="Arial"/>
          <w:sz w:val="22"/>
        </w:rPr>
        <w:t>representatives of SKILLSPEI, the Funder, to inspect and assess progress and results of the project.</w:t>
      </w:r>
    </w:p>
    <w:p w14:paraId="5FD276DA" w14:textId="237A3FF1" w:rsidR="004364DA" w:rsidRPr="005E286C" w:rsidDel="006862AE" w:rsidRDefault="004364DA" w:rsidP="004364DA">
      <w:pPr>
        <w:pStyle w:val="ListParagraph"/>
        <w:numPr>
          <w:ilvl w:val="0"/>
          <w:numId w:val="18"/>
        </w:numPr>
        <w:spacing w:before="220"/>
        <w:rPr>
          <w:del w:id="2" w:author="Brenda Wedge" w:date="2018-04-19T12:08:00Z"/>
          <w:rFonts w:ascii="Arial" w:hAnsi="Arial" w:cs="Arial"/>
          <w:sz w:val="22"/>
        </w:rPr>
      </w:pPr>
      <w:del w:id="3" w:author="Brenda Wedge" w:date="2018-04-19T12:08:00Z">
        <w:r w:rsidRPr="005E286C" w:rsidDel="006862AE">
          <w:rPr>
            <w:rFonts w:ascii="Arial" w:hAnsi="Arial" w:cs="Arial"/>
            <w:sz w:val="22"/>
          </w:rPr>
          <w:delText>The survey incentive of $250 is not being funded</w:delText>
        </w:r>
        <w:r w:rsidR="00E0131B" w:rsidRPr="005E286C" w:rsidDel="006862AE">
          <w:rPr>
            <w:rFonts w:ascii="Arial" w:hAnsi="Arial" w:cs="Arial"/>
            <w:sz w:val="22"/>
          </w:rPr>
          <w:delText xml:space="preserve"> as </w:delText>
        </w:r>
        <w:r w:rsidR="00AB042E" w:rsidRPr="005E286C" w:rsidDel="006862AE">
          <w:rPr>
            <w:rFonts w:ascii="Arial" w:hAnsi="Arial" w:cs="Arial"/>
            <w:sz w:val="22"/>
          </w:rPr>
          <w:delText>p</w:delText>
        </w:r>
        <w:r w:rsidR="00E0131B" w:rsidRPr="005E286C" w:rsidDel="006862AE">
          <w:rPr>
            <w:rFonts w:ascii="Arial" w:hAnsi="Arial" w:cs="Arial"/>
            <w:sz w:val="22"/>
          </w:rPr>
          <w:delText>art of this agreement.</w:delText>
        </w:r>
      </w:del>
    </w:p>
    <w:p w14:paraId="2ED7B80A" w14:textId="77777777" w:rsidR="00CB558B" w:rsidRPr="005E286C" w:rsidRDefault="00CB558B">
      <w:pPr>
        <w:jc w:val="both"/>
        <w:rPr>
          <w:rFonts w:ascii="Arial" w:hAnsi="Arial" w:cs="Arial"/>
          <w:b/>
          <w:sz w:val="22"/>
        </w:rPr>
      </w:pPr>
    </w:p>
    <w:p w14:paraId="467D6EB0" w14:textId="77777777" w:rsidR="004364DA" w:rsidRPr="005E286C" w:rsidRDefault="004364DA">
      <w:pPr>
        <w:jc w:val="both"/>
        <w:rPr>
          <w:rFonts w:ascii="Arial" w:hAnsi="Arial" w:cs="Arial"/>
          <w:b/>
          <w:sz w:val="22"/>
        </w:rPr>
      </w:pPr>
    </w:p>
    <w:p w14:paraId="4CE2B5E0" w14:textId="5F2C022E" w:rsidR="004364DA" w:rsidRDefault="004364DA">
      <w:pPr>
        <w:jc w:val="both"/>
        <w:rPr>
          <w:rFonts w:ascii="Arial" w:hAnsi="Arial" w:cs="Arial"/>
          <w:b/>
          <w:sz w:val="22"/>
        </w:rPr>
      </w:pPr>
    </w:p>
    <w:p w14:paraId="365C9643" w14:textId="77777777" w:rsidR="008A4896" w:rsidRPr="005E286C" w:rsidRDefault="008A4896">
      <w:pPr>
        <w:jc w:val="both"/>
        <w:rPr>
          <w:rFonts w:ascii="Arial" w:hAnsi="Arial" w:cs="Arial"/>
          <w:b/>
          <w:sz w:val="22"/>
        </w:rPr>
      </w:pPr>
    </w:p>
    <w:p w14:paraId="4DE0F675" w14:textId="550C1DDE" w:rsidR="0073553B" w:rsidRPr="005E286C" w:rsidRDefault="00CE4DE1">
      <w:pPr>
        <w:jc w:val="both"/>
        <w:rPr>
          <w:rFonts w:ascii="Arial" w:hAnsi="Arial" w:cs="Arial"/>
          <w:b/>
          <w:sz w:val="22"/>
        </w:rPr>
      </w:pPr>
      <w:r w:rsidRPr="005E286C">
        <w:rPr>
          <w:rFonts w:ascii="Arial" w:hAnsi="Arial" w:cs="Arial"/>
          <w:b/>
          <w:sz w:val="22"/>
        </w:rPr>
        <w:t>11</w:t>
      </w:r>
      <w:r w:rsidR="00CB558B" w:rsidRPr="005E286C">
        <w:rPr>
          <w:rFonts w:ascii="Arial" w:hAnsi="Arial" w:cs="Arial"/>
          <w:b/>
          <w:sz w:val="22"/>
        </w:rPr>
        <w:tab/>
        <w:t>RECEIVING INFORMATION</w:t>
      </w:r>
    </w:p>
    <w:p w14:paraId="1BB69A7C" w14:textId="4751574C" w:rsidR="00CB558B" w:rsidRPr="005E286C" w:rsidRDefault="00CB558B">
      <w:pPr>
        <w:jc w:val="both"/>
        <w:rPr>
          <w:rFonts w:ascii="Arial" w:hAnsi="Arial" w:cs="Arial"/>
          <w:b/>
          <w:sz w:val="22"/>
        </w:rPr>
      </w:pPr>
    </w:p>
    <w:p w14:paraId="710CDAA4" w14:textId="4EC076DA" w:rsidR="00CB558B" w:rsidRPr="005E286C" w:rsidRDefault="00CB558B" w:rsidP="00CB558B">
      <w:pPr>
        <w:jc w:val="both"/>
        <w:rPr>
          <w:rFonts w:ascii="Arial" w:hAnsi="Arial" w:cs="Arial"/>
          <w:sz w:val="22"/>
          <w:szCs w:val="22"/>
        </w:rPr>
      </w:pPr>
      <w:r w:rsidRPr="005E286C">
        <w:rPr>
          <w:rFonts w:ascii="Arial" w:hAnsi="Arial" w:cs="Arial"/>
          <w:sz w:val="22"/>
          <w:szCs w:val="22"/>
        </w:rPr>
        <w:t xml:space="preserve">The representatives of the respective organizations hereby acknowledge that they have read and will comply with the terms of this Agreement and agree to ensure that all </w:t>
      </w:r>
      <w:r w:rsidR="003522DB" w:rsidRPr="005E286C">
        <w:rPr>
          <w:rFonts w:ascii="Arial" w:hAnsi="Arial" w:cs="Arial"/>
          <w:sz w:val="22"/>
          <w:szCs w:val="22"/>
        </w:rPr>
        <w:t xml:space="preserve">Consultant’s </w:t>
      </w:r>
      <w:r w:rsidRPr="005E286C">
        <w:rPr>
          <w:rFonts w:ascii="Arial" w:hAnsi="Arial" w:cs="Arial"/>
          <w:sz w:val="22"/>
          <w:szCs w:val="22"/>
        </w:rPr>
        <w:t>employees are informed of the obligations under this Agreement.</w:t>
      </w:r>
    </w:p>
    <w:p w14:paraId="152CB6F3" w14:textId="77777777" w:rsidR="00CB558B" w:rsidRPr="005E286C" w:rsidRDefault="00CB558B" w:rsidP="00CB558B">
      <w:pPr>
        <w:jc w:val="both"/>
        <w:rPr>
          <w:rFonts w:ascii="Arial" w:hAnsi="Arial" w:cs="Arial"/>
          <w:b/>
          <w:sz w:val="22"/>
        </w:rPr>
      </w:pPr>
    </w:p>
    <w:p w14:paraId="6F733502" w14:textId="77777777" w:rsidR="00CB558B" w:rsidRPr="005E286C" w:rsidRDefault="00CB558B" w:rsidP="00CB558B">
      <w:pPr>
        <w:jc w:val="both"/>
        <w:rPr>
          <w:rFonts w:ascii="Arial" w:hAnsi="Arial" w:cs="Arial"/>
          <w:b/>
          <w:sz w:val="22"/>
        </w:rPr>
      </w:pPr>
    </w:p>
    <w:p w14:paraId="31C5786D" w14:textId="77777777" w:rsidR="00CB558B" w:rsidRPr="005E286C" w:rsidRDefault="00CB558B" w:rsidP="00CB558B">
      <w:pPr>
        <w:jc w:val="both"/>
        <w:rPr>
          <w:rFonts w:ascii="Arial" w:hAnsi="Arial" w:cs="Arial"/>
          <w:b/>
          <w:sz w:val="22"/>
        </w:rPr>
      </w:pPr>
      <w:r w:rsidRPr="005E286C">
        <w:rPr>
          <w:rFonts w:ascii="Arial" w:hAnsi="Arial" w:cs="Arial"/>
          <w:b/>
          <w:sz w:val="22"/>
        </w:rPr>
        <w:t>Company’s Representative</w:t>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t>Consultant’s Representative</w:t>
      </w:r>
    </w:p>
    <w:p w14:paraId="7FA9BA3F" w14:textId="77777777" w:rsidR="00CB558B" w:rsidRPr="005E286C" w:rsidRDefault="00CB558B" w:rsidP="00CB558B">
      <w:pPr>
        <w:jc w:val="both"/>
        <w:rPr>
          <w:rFonts w:ascii="Arial" w:hAnsi="Arial" w:cs="Arial"/>
          <w:b/>
          <w:sz w:val="22"/>
        </w:rPr>
      </w:pPr>
      <w:r w:rsidRPr="005E286C">
        <w:rPr>
          <w:rFonts w:ascii="Arial" w:hAnsi="Arial" w:cs="Arial"/>
          <w:b/>
          <w:sz w:val="22"/>
        </w:rPr>
        <w:t>Receiving INFORMATION</w:t>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t>Receiving INFORMATION</w:t>
      </w:r>
    </w:p>
    <w:p w14:paraId="2D5AFC1F" w14:textId="77777777" w:rsidR="00CB558B" w:rsidRPr="005E286C" w:rsidRDefault="00CB558B" w:rsidP="00CB558B">
      <w:pPr>
        <w:jc w:val="both"/>
        <w:rPr>
          <w:rFonts w:ascii="Arial" w:hAnsi="Arial" w:cs="Arial"/>
          <w:sz w:val="22"/>
        </w:rPr>
      </w:pPr>
      <w:r w:rsidRPr="005E286C">
        <w:rPr>
          <w:rFonts w:ascii="Arial" w:hAnsi="Arial" w:cs="Arial"/>
          <w:b/>
          <w:sz w:val="22"/>
        </w:rPr>
        <w:t>from Consultant</w:t>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r>
      <w:r w:rsidRPr="005E286C">
        <w:rPr>
          <w:rFonts w:ascii="Arial" w:hAnsi="Arial" w:cs="Arial"/>
          <w:b/>
          <w:sz w:val="22"/>
        </w:rPr>
        <w:tab/>
        <w:t>from Company</w:t>
      </w:r>
    </w:p>
    <w:p w14:paraId="16870735" w14:textId="77777777" w:rsidR="00CB558B" w:rsidRPr="005E286C" w:rsidRDefault="00CB558B" w:rsidP="00CB558B">
      <w:pPr>
        <w:jc w:val="both"/>
        <w:rPr>
          <w:rFonts w:ascii="Arial" w:hAnsi="Arial" w:cs="Arial"/>
          <w:sz w:val="22"/>
        </w:rPr>
      </w:pPr>
    </w:p>
    <w:p w14:paraId="552C3CD7" w14:textId="3DBBA7F7" w:rsidR="00CB558B" w:rsidRPr="005E286C" w:rsidRDefault="00CB558B" w:rsidP="00CB558B">
      <w:pPr>
        <w:jc w:val="both"/>
        <w:rPr>
          <w:rFonts w:ascii="Arial" w:hAnsi="Arial" w:cs="Arial"/>
          <w:sz w:val="22"/>
        </w:rPr>
      </w:pPr>
      <w:r w:rsidRPr="005E286C">
        <w:rPr>
          <w:rFonts w:ascii="Arial" w:hAnsi="Arial" w:cs="Arial"/>
          <w:sz w:val="22"/>
        </w:rPr>
        <w:t>Signature: _____________________</w:t>
      </w:r>
      <w:r w:rsidRPr="005E286C">
        <w:rPr>
          <w:rFonts w:ascii="Arial" w:hAnsi="Arial" w:cs="Arial"/>
          <w:sz w:val="22"/>
        </w:rPr>
        <w:tab/>
        <w:t>Signature: ____________________</w:t>
      </w:r>
    </w:p>
    <w:p w14:paraId="1D26F3FA" w14:textId="7DEBA380" w:rsidR="00CB558B" w:rsidRPr="005E286C" w:rsidRDefault="00CB558B" w:rsidP="00CB558B">
      <w:pPr>
        <w:jc w:val="both"/>
        <w:rPr>
          <w:rFonts w:ascii="Arial" w:hAnsi="Arial" w:cs="Arial"/>
          <w:sz w:val="22"/>
        </w:rPr>
      </w:pPr>
      <w:r w:rsidRPr="005E286C">
        <w:rPr>
          <w:rFonts w:ascii="Arial" w:hAnsi="Arial" w:cs="Arial"/>
          <w:sz w:val="22"/>
        </w:rPr>
        <w:t xml:space="preserve">Name:    </w:t>
      </w:r>
      <w:r w:rsidR="00141067" w:rsidRPr="005E286C">
        <w:rPr>
          <w:rFonts w:ascii="Arial" w:hAnsi="Arial" w:cs="Arial"/>
          <w:sz w:val="22"/>
        </w:rPr>
        <w:t>Donald Glendenning</w:t>
      </w:r>
      <w:r w:rsidRPr="005E286C">
        <w:rPr>
          <w:rFonts w:ascii="Arial" w:hAnsi="Arial" w:cs="Arial"/>
          <w:sz w:val="22"/>
        </w:rPr>
        <w:t xml:space="preserve">  </w:t>
      </w:r>
      <w:r w:rsidRPr="005E286C">
        <w:rPr>
          <w:rFonts w:ascii="Arial" w:hAnsi="Arial" w:cs="Arial"/>
          <w:sz w:val="22"/>
        </w:rPr>
        <w:tab/>
      </w:r>
      <w:r w:rsidRPr="005E286C">
        <w:rPr>
          <w:rFonts w:ascii="Arial" w:hAnsi="Arial" w:cs="Arial"/>
          <w:sz w:val="22"/>
        </w:rPr>
        <w:tab/>
      </w:r>
      <w:r w:rsidRPr="005E286C">
        <w:rPr>
          <w:rFonts w:ascii="Arial" w:hAnsi="Arial" w:cs="Arial"/>
          <w:sz w:val="22"/>
        </w:rPr>
        <w:tab/>
      </w:r>
      <w:r w:rsidRPr="005E286C">
        <w:rPr>
          <w:rFonts w:ascii="Arial" w:hAnsi="Arial" w:cs="Arial"/>
          <w:sz w:val="22"/>
        </w:rPr>
        <w:tab/>
        <w:t xml:space="preserve">Name:      </w:t>
      </w:r>
    </w:p>
    <w:p w14:paraId="7A6A7890" w14:textId="70CA57FA" w:rsidR="00CB558B" w:rsidRPr="005E286C" w:rsidRDefault="00CB558B" w:rsidP="00CB558B">
      <w:pPr>
        <w:jc w:val="both"/>
        <w:rPr>
          <w:rFonts w:ascii="Arial" w:hAnsi="Arial" w:cs="Arial"/>
          <w:sz w:val="22"/>
        </w:rPr>
      </w:pPr>
      <w:r w:rsidRPr="005E286C">
        <w:rPr>
          <w:rFonts w:ascii="Arial" w:hAnsi="Arial" w:cs="Arial"/>
          <w:sz w:val="22"/>
        </w:rPr>
        <w:t xml:space="preserve">Title:       </w:t>
      </w:r>
      <w:r w:rsidR="00141067" w:rsidRPr="005E286C">
        <w:rPr>
          <w:rFonts w:ascii="Arial" w:hAnsi="Arial" w:cs="Arial"/>
          <w:sz w:val="22"/>
        </w:rPr>
        <w:t>P</w:t>
      </w:r>
      <w:r w:rsidR="003C4F8E" w:rsidRPr="005E286C">
        <w:rPr>
          <w:rFonts w:ascii="Arial" w:hAnsi="Arial" w:cs="Arial"/>
          <w:sz w:val="22"/>
        </w:rPr>
        <w:t>re</w:t>
      </w:r>
      <w:r w:rsidR="00141067" w:rsidRPr="005E286C">
        <w:rPr>
          <w:rFonts w:ascii="Arial" w:hAnsi="Arial" w:cs="Arial"/>
          <w:sz w:val="22"/>
        </w:rPr>
        <w:t>sident</w:t>
      </w:r>
      <w:r w:rsidRPr="005E286C">
        <w:rPr>
          <w:rFonts w:ascii="Arial" w:hAnsi="Arial" w:cs="Arial"/>
          <w:sz w:val="22"/>
        </w:rPr>
        <w:tab/>
      </w:r>
      <w:r w:rsidRPr="005E286C">
        <w:rPr>
          <w:rFonts w:ascii="Arial" w:hAnsi="Arial" w:cs="Arial"/>
          <w:sz w:val="22"/>
        </w:rPr>
        <w:tab/>
      </w:r>
      <w:r w:rsidRPr="005E286C">
        <w:rPr>
          <w:rFonts w:ascii="Arial" w:hAnsi="Arial" w:cs="Arial"/>
          <w:sz w:val="22"/>
        </w:rPr>
        <w:tab/>
      </w:r>
      <w:r w:rsidRPr="005E286C">
        <w:rPr>
          <w:rFonts w:ascii="Arial" w:hAnsi="Arial" w:cs="Arial"/>
          <w:sz w:val="22"/>
        </w:rPr>
        <w:tab/>
        <w:t xml:space="preserve">Title:         </w:t>
      </w:r>
    </w:p>
    <w:p w14:paraId="61A015BC" w14:textId="77777777" w:rsidR="00CB558B" w:rsidRPr="005E286C" w:rsidRDefault="00CB558B" w:rsidP="00CB558B">
      <w:pPr>
        <w:ind w:firstLine="720"/>
        <w:jc w:val="both"/>
        <w:rPr>
          <w:rFonts w:ascii="Arial" w:hAnsi="Arial" w:cs="Arial"/>
          <w:sz w:val="22"/>
        </w:rPr>
      </w:pPr>
      <w:r w:rsidRPr="005E286C">
        <w:rPr>
          <w:rFonts w:ascii="Arial" w:hAnsi="Arial" w:cs="Arial"/>
          <w:sz w:val="22"/>
        </w:rPr>
        <w:t xml:space="preserve">    </w:t>
      </w:r>
    </w:p>
    <w:p w14:paraId="556EBD04" w14:textId="77777777" w:rsidR="00CB558B" w:rsidRPr="005E286C" w:rsidRDefault="00CB558B" w:rsidP="00CB558B">
      <w:pPr>
        <w:jc w:val="both"/>
        <w:rPr>
          <w:rFonts w:ascii="Arial" w:hAnsi="Arial" w:cs="Arial"/>
          <w:sz w:val="22"/>
        </w:rPr>
      </w:pPr>
      <w:r w:rsidRPr="005E286C">
        <w:rPr>
          <w:rFonts w:ascii="Arial" w:hAnsi="Arial" w:cs="Arial"/>
          <w:sz w:val="22"/>
        </w:rPr>
        <w:t xml:space="preserve"> </w:t>
      </w:r>
      <w:r w:rsidRPr="005E286C">
        <w:rPr>
          <w:rFonts w:ascii="Arial" w:hAnsi="Arial" w:cs="Arial"/>
          <w:sz w:val="22"/>
        </w:rPr>
        <w:tab/>
      </w:r>
    </w:p>
    <w:p w14:paraId="145615A0" w14:textId="77777777" w:rsidR="00CB558B" w:rsidRPr="005E286C" w:rsidRDefault="00CB558B" w:rsidP="00CB558B">
      <w:pPr>
        <w:jc w:val="both"/>
        <w:rPr>
          <w:rFonts w:ascii="Arial" w:hAnsi="Arial" w:cs="Arial"/>
          <w:sz w:val="22"/>
        </w:rPr>
      </w:pPr>
      <w:r w:rsidRPr="005E286C">
        <w:rPr>
          <w:rFonts w:ascii="Arial" w:hAnsi="Arial" w:cs="Arial"/>
          <w:sz w:val="22"/>
        </w:rPr>
        <w:t xml:space="preserve">Date: </w:t>
      </w:r>
      <w:r w:rsidRPr="005E286C">
        <w:rPr>
          <w:rFonts w:ascii="Arial" w:hAnsi="Arial" w:cs="Arial"/>
          <w:sz w:val="22"/>
        </w:rPr>
        <w:tab/>
        <w:t xml:space="preserve">                        </w:t>
      </w:r>
      <w:r w:rsidRPr="005E286C">
        <w:rPr>
          <w:rFonts w:ascii="Arial" w:hAnsi="Arial" w:cs="Arial"/>
          <w:sz w:val="22"/>
        </w:rPr>
        <w:tab/>
        <w:t xml:space="preserve">  ,  2018</w:t>
      </w:r>
      <w:r w:rsidRPr="005E286C">
        <w:rPr>
          <w:rFonts w:ascii="Arial" w:hAnsi="Arial" w:cs="Arial"/>
          <w:sz w:val="22"/>
        </w:rPr>
        <w:tab/>
      </w:r>
      <w:r w:rsidRPr="005E286C">
        <w:rPr>
          <w:rFonts w:ascii="Arial" w:hAnsi="Arial" w:cs="Arial"/>
          <w:sz w:val="22"/>
        </w:rPr>
        <w:tab/>
        <w:t>Date:</w:t>
      </w:r>
      <w:r w:rsidRPr="005E286C">
        <w:rPr>
          <w:rFonts w:ascii="Arial" w:hAnsi="Arial" w:cs="Arial"/>
          <w:sz w:val="22"/>
        </w:rPr>
        <w:tab/>
        <w:t xml:space="preserve">                                , 2018</w:t>
      </w:r>
    </w:p>
    <w:p w14:paraId="4588666E" w14:textId="77777777" w:rsidR="00CB558B" w:rsidRPr="005E286C" w:rsidRDefault="00CB558B" w:rsidP="00CB558B">
      <w:pPr>
        <w:rPr>
          <w:rFonts w:ascii="Arial" w:hAnsi="Arial" w:cs="Arial"/>
          <w:sz w:val="22"/>
        </w:rPr>
      </w:pPr>
    </w:p>
    <w:p w14:paraId="168EC6B1" w14:textId="7E694419" w:rsidR="00CB558B" w:rsidRPr="005E286C" w:rsidRDefault="00CB558B">
      <w:pPr>
        <w:jc w:val="both"/>
        <w:rPr>
          <w:rFonts w:ascii="Arial" w:hAnsi="Arial" w:cs="Arial"/>
          <w:b/>
          <w:sz w:val="22"/>
        </w:rPr>
      </w:pPr>
    </w:p>
    <w:p w14:paraId="27665E15" w14:textId="1D340DCB" w:rsidR="00CB558B" w:rsidRPr="005E286C" w:rsidRDefault="00CB558B">
      <w:pPr>
        <w:jc w:val="both"/>
        <w:rPr>
          <w:rFonts w:ascii="Arial" w:hAnsi="Arial" w:cs="Arial"/>
          <w:b/>
          <w:sz w:val="22"/>
        </w:rPr>
      </w:pPr>
    </w:p>
    <w:p w14:paraId="7101E721" w14:textId="77777777" w:rsidR="00CB558B" w:rsidRPr="005E286C" w:rsidRDefault="00CB558B">
      <w:pPr>
        <w:jc w:val="both"/>
        <w:rPr>
          <w:rFonts w:ascii="Arial" w:hAnsi="Arial" w:cs="Arial"/>
          <w:b/>
          <w:sz w:val="22"/>
        </w:rPr>
      </w:pPr>
    </w:p>
    <w:p w14:paraId="3DB057E7" w14:textId="77777777" w:rsidR="001F686D" w:rsidRPr="005E286C" w:rsidRDefault="001F686D">
      <w:pPr>
        <w:jc w:val="both"/>
        <w:rPr>
          <w:rFonts w:ascii="Arial" w:hAnsi="Arial" w:cs="Arial"/>
          <w:sz w:val="22"/>
        </w:rPr>
      </w:pPr>
    </w:p>
    <w:p w14:paraId="276BE20F" w14:textId="7A9B9502" w:rsidR="006945DA" w:rsidRPr="005E286C" w:rsidRDefault="006945DA">
      <w:pPr>
        <w:jc w:val="both"/>
        <w:rPr>
          <w:rFonts w:ascii="Arial" w:hAnsi="Arial" w:cs="Arial"/>
          <w:sz w:val="22"/>
        </w:rPr>
      </w:pPr>
      <w:r w:rsidRPr="005E286C">
        <w:rPr>
          <w:rFonts w:ascii="Arial" w:hAnsi="Arial" w:cs="Arial"/>
          <w:sz w:val="22"/>
        </w:rPr>
        <w:t>IN WITNESS WHEREOF the parti</w:t>
      </w:r>
      <w:r w:rsidR="00CE23DA" w:rsidRPr="005E286C">
        <w:rPr>
          <w:rFonts w:ascii="Arial" w:hAnsi="Arial" w:cs="Arial"/>
          <w:sz w:val="22"/>
        </w:rPr>
        <w:t>es have executed this Agreement:</w:t>
      </w:r>
    </w:p>
    <w:p w14:paraId="70CC335C" w14:textId="77777777" w:rsidR="006945DA" w:rsidRPr="005E286C" w:rsidRDefault="006945DA">
      <w:pPr>
        <w:jc w:val="both"/>
        <w:rPr>
          <w:rFonts w:ascii="Arial" w:hAnsi="Arial" w:cs="Arial"/>
          <w:sz w:val="22"/>
        </w:rPr>
      </w:pPr>
    </w:p>
    <w:p w14:paraId="64DB4F6C" w14:textId="2DD05052" w:rsidR="006945DA" w:rsidRPr="005E286C" w:rsidRDefault="004C574A">
      <w:pPr>
        <w:pStyle w:val="Heading1"/>
        <w:jc w:val="both"/>
        <w:rPr>
          <w:rFonts w:ascii="Arial" w:hAnsi="Arial" w:cs="Arial"/>
          <w:b w:val="0"/>
        </w:rPr>
      </w:pPr>
      <w:r w:rsidRPr="005E286C">
        <w:rPr>
          <w:rFonts w:ascii="Arial" w:hAnsi="Arial" w:cs="Arial"/>
        </w:rPr>
        <w:t xml:space="preserve">Education 20/20 Inc. </w:t>
      </w:r>
      <w:r w:rsidRPr="005E286C">
        <w:rPr>
          <w:rFonts w:ascii="Arial" w:hAnsi="Arial" w:cs="Arial"/>
        </w:rPr>
        <w:tab/>
      </w:r>
      <w:r w:rsidRPr="005E286C">
        <w:rPr>
          <w:rFonts w:ascii="Arial" w:hAnsi="Arial" w:cs="Arial"/>
        </w:rPr>
        <w:tab/>
      </w:r>
      <w:r w:rsidRPr="005E286C">
        <w:rPr>
          <w:rFonts w:ascii="Arial" w:hAnsi="Arial" w:cs="Arial"/>
        </w:rPr>
        <w:tab/>
      </w:r>
      <w:r w:rsidR="006945DA" w:rsidRPr="005E286C">
        <w:rPr>
          <w:rFonts w:ascii="Arial" w:hAnsi="Arial" w:cs="Arial"/>
        </w:rPr>
        <w:tab/>
      </w:r>
      <w:r w:rsidRPr="005E286C">
        <w:rPr>
          <w:rFonts w:ascii="Arial" w:hAnsi="Arial" w:cs="Arial"/>
        </w:rPr>
        <w:t xml:space="preserve">MRSB </w:t>
      </w:r>
      <w:r w:rsidR="006945DA" w:rsidRPr="005E286C">
        <w:rPr>
          <w:rFonts w:ascii="Arial" w:hAnsi="Arial" w:cs="Arial"/>
        </w:rPr>
        <w:tab/>
      </w:r>
      <w:r w:rsidRPr="005E286C">
        <w:rPr>
          <w:rFonts w:ascii="Arial" w:hAnsi="Arial" w:cs="Arial"/>
        </w:rPr>
        <w:t xml:space="preserve">Consulting Services Inc, </w:t>
      </w:r>
      <w:r w:rsidR="0086420B" w:rsidRPr="005E286C">
        <w:rPr>
          <w:rFonts w:ascii="Arial" w:hAnsi="Arial" w:cs="Arial"/>
        </w:rPr>
        <w:tab/>
      </w:r>
    </w:p>
    <w:p w14:paraId="4C82DDF1" w14:textId="77777777" w:rsidR="006945DA" w:rsidRPr="005E286C" w:rsidRDefault="006945DA">
      <w:pPr>
        <w:jc w:val="both"/>
        <w:rPr>
          <w:rFonts w:ascii="Arial" w:hAnsi="Arial" w:cs="Arial"/>
          <w:sz w:val="22"/>
        </w:rPr>
      </w:pPr>
      <w:r w:rsidRPr="005E286C">
        <w:rPr>
          <w:rFonts w:ascii="Arial" w:hAnsi="Arial" w:cs="Arial"/>
          <w:sz w:val="22"/>
        </w:rPr>
        <w:t>by its duly authorized officer:</w:t>
      </w:r>
      <w:r w:rsidRPr="005E286C">
        <w:rPr>
          <w:rFonts w:ascii="Arial" w:hAnsi="Arial" w:cs="Arial"/>
          <w:sz w:val="22"/>
        </w:rPr>
        <w:tab/>
      </w:r>
      <w:r w:rsidRPr="005E286C">
        <w:rPr>
          <w:rFonts w:ascii="Arial" w:hAnsi="Arial" w:cs="Arial"/>
          <w:sz w:val="22"/>
        </w:rPr>
        <w:tab/>
      </w:r>
      <w:r w:rsidRPr="005E286C">
        <w:rPr>
          <w:rFonts w:ascii="Arial" w:hAnsi="Arial" w:cs="Arial"/>
          <w:sz w:val="22"/>
        </w:rPr>
        <w:tab/>
      </w:r>
      <w:r w:rsidRPr="005E286C">
        <w:rPr>
          <w:rFonts w:ascii="Arial" w:hAnsi="Arial" w:cs="Arial"/>
          <w:sz w:val="22"/>
        </w:rPr>
        <w:tab/>
        <w:t>by its duly authorized officer:</w:t>
      </w:r>
    </w:p>
    <w:p w14:paraId="53893C1E" w14:textId="77777777" w:rsidR="006945DA" w:rsidRPr="005E286C" w:rsidRDefault="006945DA">
      <w:pPr>
        <w:jc w:val="both"/>
        <w:rPr>
          <w:rFonts w:ascii="Arial" w:hAnsi="Arial" w:cs="Arial"/>
          <w:sz w:val="22"/>
        </w:rPr>
      </w:pPr>
    </w:p>
    <w:p w14:paraId="52D4355F" w14:textId="77777777" w:rsidR="006945DA" w:rsidRPr="005E286C" w:rsidRDefault="006945DA">
      <w:pPr>
        <w:tabs>
          <w:tab w:val="left" w:pos="1080"/>
        </w:tabs>
        <w:jc w:val="both"/>
        <w:rPr>
          <w:rFonts w:ascii="Arial" w:hAnsi="Arial" w:cs="Arial"/>
          <w:sz w:val="22"/>
          <w:u w:val="single"/>
        </w:rPr>
      </w:pPr>
      <w:r w:rsidRPr="005E286C">
        <w:rPr>
          <w:rFonts w:ascii="Arial" w:hAnsi="Arial" w:cs="Arial"/>
          <w:sz w:val="22"/>
        </w:rPr>
        <w:t>Signature:</w:t>
      </w:r>
      <w:r w:rsidRPr="005E286C">
        <w:rPr>
          <w:rFonts w:ascii="Arial" w:hAnsi="Arial" w:cs="Arial"/>
          <w:sz w:val="22"/>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rPr>
        <w:tab/>
      </w:r>
      <w:r w:rsidRPr="005E286C">
        <w:rPr>
          <w:rFonts w:ascii="Arial" w:hAnsi="Arial" w:cs="Arial"/>
          <w:sz w:val="22"/>
        </w:rPr>
        <w:tab/>
        <w:t xml:space="preserve">Signature:  </w:t>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r w:rsidRPr="005E286C">
        <w:rPr>
          <w:rFonts w:ascii="Arial" w:hAnsi="Arial" w:cs="Arial"/>
          <w:sz w:val="22"/>
          <w:u w:val="single"/>
        </w:rPr>
        <w:tab/>
      </w:r>
    </w:p>
    <w:p w14:paraId="32105B9F" w14:textId="64C1FD84" w:rsidR="006945DA" w:rsidRPr="005E286C" w:rsidRDefault="006945DA">
      <w:pPr>
        <w:tabs>
          <w:tab w:val="left" w:pos="1080"/>
        </w:tabs>
        <w:jc w:val="both"/>
        <w:rPr>
          <w:rFonts w:ascii="Arial" w:hAnsi="Arial" w:cs="Arial"/>
          <w:sz w:val="22"/>
        </w:rPr>
      </w:pPr>
      <w:r w:rsidRPr="005E286C">
        <w:rPr>
          <w:rFonts w:ascii="Arial" w:hAnsi="Arial" w:cs="Arial"/>
          <w:sz w:val="22"/>
        </w:rPr>
        <w:t>Name:</w:t>
      </w:r>
      <w:r w:rsidRPr="005E286C">
        <w:rPr>
          <w:rFonts w:ascii="Arial" w:hAnsi="Arial" w:cs="Arial"/>
          <w:sz w:val="22"/>
        </w:rPr>
        <w:tab/>
      </w:r>
      <w:r w:rsidR="001270DC" w:rsidRPr="005E286C">
        <w:rPr>
          <w:rFonts w:ascii="Arial" w:hAnsi="Arial" w:cs="Arial"/>
          <w:sz w:val="22"/>
        </w:rPr>
        <w:t>Donald Glendenning</w:t>
      </w:r>
      <w:r w:rsidR="00705EE1" w:rsidRPr="005E286C">
        <w:rPr>
          <w:rFonts w:ascii="Arial" w:hAnsi="Arial" w:cs="Arial"/>
          <w:sz w:val="22"/>
        </w:rPr>
        <w:tab/>
      </w:r>
      <w:r w:rsidR="00705EE1" w:rsidRPr="005E286C">
        <w:rPr>
          <w:rFonts w:ascii="Arial" w:hAnsi="Arial" w:cs="Arial"/>
          <w:sz w:val="22"/>
        </w:rPr>
        <w:tab/>
      </w:r>
      <w:r w:rsidR="00705EE1" w:rsidRPr="005E286C">
        <w:rPr>
          <w:rFonts w:ascii="Arial" w:hAnsi="Arial" w:cs="Arial"/>
          <w:sz w:val="22"/>
        </w:rPr>
        <w:tab/>
      </w:r>
      <w:r w:rsidR="00556317" w:rsidRPr="005E286C">
        <w:rPr>
          <w:rFonts w:ascii="Arial" w:hAnsi="Arial" w:cs="Arial"/>
          <w:sz w:val="22"/>
        </w:rPr>
        <w:tab/>
      </w:r>
      <w:r w:rsidR="00556317" w:rsidRPr="005E286C">
        <w:rPr>
          <w:rFonts w:ascii="Arial" w:hAnsi="Arial" w:cs="Arial"/>
          <w:sz w:val="22"/>
        </w:rPr>
        <w:tab/>
      </w:r>
      <w:r w:rsidR="00556317" w:rsidRPr="005E286C">
        <w:rPr>
          <w:rFonts w:ascii="Arial" w:hAnsi="Arial" w:cs="Arial"/>
          <w:sz w:val="22"/>
        </w:rPr>
        <w:tab/>
      </w:r>
      <w:r w:rsidR="00A62698" w:rsidRPr="005E286C">
        <w:rPr>
          <w:rFonts w:ascii="Arial" w:hAnsi="Arial" w:cs="Arial"/>
          <w:sz w:val="22"/>
        </w:rPr>
        <w:t>Na</w:t>
      </w:r>
      <w:r w:rsidRPr="005E286C">
        <w:rPr>
          <w:rFonts w:ascii="Arial" w:hAnsi="Arial" w:cs="Arial"/>
          <w:sz w:val="22"/>
        </w:rPr>
        <w:t>me:</w:t>
      </w:r>
      <w:r w:rsidRPr="005E286C">
        <w:rPr>
          <w:rFonts w:ascii="Arial" w:hAnsi="Arial" w:cs="Arial"/>
          <w:sz w:val="22"/>
        </w:rPr>
        <w:tab/>
      </w:r>
    </w:p>
    <w:p w14:paraId="3897C1FF" w14:textId="77777777" w:rsidR="00A62698" w:rsidRPr="005E286C" w:rsidRDefault="00A62698">
      <w:pPr>
        <w:tabs>
          <w:tab w:val="left" w:pos="1080"/>
        </w:tabs>
        <w:jc w:val="both"/>
        <w:rPr>
          <w:rFonts w:ascii="Arial" w:hAnsi="Arial" w:cs="Arial"/>
          <w:sz w:val="22"/>
          <w:u w:val="single"/>
        </w:rPr>
      </w:pPr>
    </w:p>
    <w:p w14:paraId="30FA284F" w14:textId="0CDEC25D" w:rsidR="00CE23DA" w:rsidRPr="005E286C" w:rsidRDefault="006945DA" w:rsidP="00CE23DA">
      <w:pPr>
        <w:tabs>
          <w:tab w:val="left" w:pos="1080"/>
        </w:tabs>
        <w:jc w:val="both"/>
        <w:rPr>
          <w:rFonts w:ascii="Arial" w:hAnsi="Arial" w:cs="Arial"/>
          <w:sz w:val="22"/>
        </w:rPr>
      </w:pPr>
      <w:r w:rsidRPr="005E286C">
        <w:rPr>
          <w:rFonts w:ascii="Arial" w:hAnsi="Arial" w:cs="Arial"/>
          <w:sz w:val="22"/>
        </w:rPr>
        <w:t>Title:</w:t>
      </w:r>
      <w:r w:rsidR="002F540A" w:rsidRPr="005E286C">
        <w:rPr>
          <w:rFonts w:ascii="Arial" w:hAnsi="Arial" w:cs="Arial"/>
          <w:sz w:val="22"/>
        </w:rPr>
        <w:t xml:space="preserve"> </w:t>
      </w:r>
      <w:r w:rsidR="001270DC" w:rsidRPr="005E286C">
        <w:rPr>
          <w:rFonts w:ascii="Arial" w:hAnsi="Arial" w:cs="Arial"/>
          <w:sz w:val="22"/>
        </w:rPr>
        <w:t>President</w:t>
      </w:r>
      <w:r w:rsidRPr="005E286C">
        <w:rPr>
          <w:rFonts w:ascii="Arial" w:hAnsi="Arial" w:cs="Arial"/>
          <w:sz w:val="22"/>
        </w:rPr>
        <w:tab/>
      </w:r>
      <w:r w:rsidR="00705EE1" w:rsidRPr="005E286C">
        <w:rPr>
          <w:rFonts w:ascii="Arial" w:hAnsi="Arial" w:cs="Arial"/>
          <w:sz w:val="22"/>
        </w:rPr>
        <w:tab/>
      </w:r>
      <w:r w:rsidRPr="005E286C">
        <w:rPr>
          <w:rFonts w:ascii="Arial" w:hAnsi="Arial" w:cs="Arial"/>
          <w:sz w:val="22"/>
        </w:rPr>
        <w:tab/>
      </w:r>
      <w:r w:rsidR="00A62698" w:rsidRPr="005E286C">
        <w:rPr>
          <w:rFonts w:ascii="Arial" w:hAnsi="Arial" w:cs="Arial"/>
          <w:sz w:val="22"/>
        </w:rPr>
        <w:tab/>
      </w:r>
      <w:r w:rsidR="00705EE1" w:rsidRPr="005E286C">
        <w:rPr>
          <w:rFonts w:ascii="Arial" w:hAnsi="Arial" w:cs="Arial"/>
          <w:sz w:val="22"/>
        </w:rPr>
        <w:tab/>
      </w:r>
      <w:r w:rsidR="00705EE1" w:rsidRPr="005E286C">
        <w:rPr>
          <w:rFonts w:ascii="Arial" w:hAnsi="Arial" w:cs="Arial"/>
          <w:sz w:val="22"/>
        </w:rPr>
        <w:tab/>
      </w:r>
      <w:r w:rsidR="00705EE1" w:rsidRPr="005E286C">
        <w:rPr>
          <w:rFonts w:ascii="Arial" w:hAnsi="Arial" w:cs="Arial"/>
          <w:sz w:val="22"/>
        </w:rPr>
        <w:tab/>
      </w:r>
      <w:r w:rsidRPr="005E286C">
        <w:rPr>
          <w:rFonts w:ascii="Arial" w:hAnsi="Arial" w:cs="Arial"/>
          <w:sz w:val="22"/>
        </w:rPr>
        <w:t>Title:</w:t>
      </w:r>
      <w:r w:rsidR="00A62698" w:rsidRPr="005E286C">
        <w:rPr>
          <w:rFonts w:ascii="Arial" w:hAnsi="Arial" w:cs="Arial"/>
          <w:sz w:val="22"/>
        </w:rPr>
        <w:t xml:space="preserve"> </w:t>
      </w:r>
      <w:r w:rsidR="00CE23DA" w:rsidRPr="005E286C">
        <w:rPr>
          <w:rFonts w:ascii="Arial" w:hAnsi="Arial" w:cs="Arial"/>
          <w:sz w:val="22"/>
        </w:rPr>
        <w:tab/>
      </w:r>
    </w:p>
    <w:p w14:paraId="07E91BEB" w14:textId="0F1C3953" w:rsidR="003F6444" w:rsidRPr="005E286C" w:rsidRDefault="00CE23DA" w:rsidP="00CE23DA">
      <w:pPr>
        <w:tabs>
          <w:tab w:val="left" w:pos="1080"/>
        </w:tabs>
        <w:jc w:val="both"/>
        <w:rPr>
          <w:rFonts w:ascii="Arial" w:hAnsi="Arial" w:cs="Arial"/>
          <w:sz w:val="22"/>
        </w:rPr>
      </w:pPr>
      <w:r w:rsidRPr="005E286C">
        <w:rPr>
          <w:rFonts w:ascii="Arial" w:hAnsi="Arial" w:cs="Arial"/>
          <w:sz w:val="22"/>
        </w:rPr>
        <w:t>Date:</w:t>
      </w:r>
      <w:r w:rsidRPr="005E286C">
        <w:rPr>
          <w:rFonts w:ascii="Arial" w:hAnsi="Arial" w:cs="Arial"/>
          <w:sz w:val="22"/>
        </w:rPr>
        <w:tab/>
      </w:r>
      <w:r w:rsidR="00373028" w:rsidRPr="005E286C">
        <w:rPr>
          <w:rFonts w:ascii="Arial" w:hAnsi="Arial" w:cs="Arial"/>
          <w:sz w:val="22"/>
        </w:rPr>
        <w:t xml:space="preserve">        </w:t>
      </w:r>
      <w:r w:rsidR="00DD283F" w:rsidRPr="005E286C">
        <w:rPr>
          <w:rFonts w:ascii="Arial" w:hAnsi="Arial" w:cs="Arial"/>
          <w:sz w:val="22"/>
        </w:rPr>
        <w:t xml:space="preserve">          </w:t>
      </w:r>
      <w:r w:rsidR="00705EE1" w:rsidRPr="005E286C">
        <w:rPr>
          <w:rFonts w:ascii="Arial" w:hAnsi="Arial" w:cs="Arial"/>
          <w:sz w:val="22"/>
        </w:rPr>
        <w:t xml:space="preserve"> </w:t>
      </w:r>
      <w:r w:rsidR="00BD1A60" w:rsidRPr="005E286C">
        <w:rPr>
          <w:rFonts w:ascii="Arial" w:hAnsi="Arial" w:cs="Arial"/>
          <w:sz w:val="22"/>
        </w:rPr>
        <w:t xml:space="preserve">            </w:t>
      </w:r>
      <w:r w:rsidR="00705EE1" w:rsidRPr="005E286C">
        <w:rPr>
          <w:rFonts w:ascii="Arial" w:hAnsi="Arial" w:cs="Arial"/>
          <w:sz w:val="22"/>
        </w:rPr>
        <w:t xml:space="preserve"> ,</w:t>
      </w:r>
      <w:r w:rsidRPr="005E286C">
        <w:rPr>
          <w:rFonts w:ascii="Arial" w:hAnsi="Arial" w:cs="Arial"/>
          <w:sz w:val="22"/>
        </w:rPr>
        <w:t xml:space="preserve"> 20</w:t>
      </w:r>
      <w:r w:rsidR="001C7AC2" w:rsidRPr="005E286C">
        <w:rPr>
          <w:rFonts w:ascii="Arial" w:hAnsi="Arial" w:cs="Arial"/>
          <w:sz w:val="22"/>
        </w:rPr>
        <w:t>1</w:t>
      </w:r>
      <w:r w:rsidR="00575808" w:rsidRPr="005E286C">
        <w:rPr>
          <w:rFonts w:ascii="Arial" w:hAnsi="Arial" w:cs="Arial"/>
          <w:sz w:val="22"/>
        </w:rPr>
        <w:t>8</w:t>
      </w:r>
      <w:r w:rsidR="00705EE1" w:rsidRPr="005E286C">
        <w:rPr>
          <w:rFonts w:ascii="Arial" w:hAnsi="Arial" w:cs="Arial"/>
          <w:sz w:val="22"/>
        </w:rPr>
        <w:tab/>
      </w:r>
      <w:r w:rsidR="00705EE1" w:rsidRPr="005E286C">
        <w:rPr>
          <w:rFonts w:ascii="Arial" w:hAnsi="Arial" w:cs="Arial"/>
          <w:sz w:val="22"/>
        </w:rPr>
        <w:tab/>
      </w:r>
      <w:r w:rsidRPr="005E286C">
        <w:rPr>
          <w:rFonts w:ascii="Arial" w:hAnsi="Arial" w:cs="Arial"/>
          <w:sz w:val="22"/>
        </w:rPr>
        <w:t>Date:</w:t>
      </w:r>
      <w:r w:rsidRPr="005E286C">
        <w:rPr>
          <w:rFonts w:ascii="Arial" w:hAnsi="Arial" w:cs="Arial"/>
          <w:sz w:val="22"/>
        </w:rPr>
        <w:tab/>
      </w:r>
      <w:r w:rsidR="00373028" w:rsidRPr="005E286C">
        <w:rPr>
          <w:rFonts w:ascii="Arial" w:hAnsi="Arial" w:cs="Arial"/>
          <w:sz w:val="22"/>
        </w:rPr>
        <w:t xml:space="preserve">  </w:t>
      </w:r>
      <w:r w:rsidR="00DD283F" w:rsidRPr="005E286C">
        <w:rPr>
          <w:rFonts w:ascii="Arial" w:hAnsi="Arial" w:cs="Arial"/>
          <w:sz w:val="22"/>
        </w:rPr>
        <w:t xml:space="preserve">                            </w:t>
      </w:r>
      <w:r w:rsidRPr="005E286C">
        <w:rPr>
          <w:rFonts w:ascii="Arial" w:hAnsi="Arial" w:cs="Arial"/>
          <w:sz w:val="22"/>
        </w:rPr>
        <w:t>, 20</w:t>
      </w:r>
      <w:r w:rsidR="001C7AC2" w:rsidRPr="005E286C">
        <w:rPr>
          <w:rFonts w:ascii="Arial" w:hAnsi="Arial" w:cs="Arial"/>
          <w:sz w:val="22"/>
        </w:rPr>
        <w:t>1</w:t>
      </w:r>
      <w:r w:rsidR="00575808" w:rsidRPr="005E286C">
        <w:rPr>
          <w:rFonts w:ascii="Arial" w:hAnsi="Arial" w:cs="Arial"/>
          <w:sz w:val="22"/>
        </w:rPr>
        <w:t>8</w:t>
      </w:r>
      <w:r w:rsidRPr="005E286C">
        <w:rPr>
          <w:rFonts w:ascii="Arial" w:hAnsi="Arial" w:cs="Arial"/>
          <w:sz w:val="22"/>
        </w:rPr>
        <w:tab/>
      </w:r>
    </w:p>
    <w:p w14:paraId="14E0C936" w14:textId="417BF860" w:rsidR="00CE23DA" w:rsidRPr="005E286C" w:rsidRDefault="00BD1A60" w:rsidP="00BD1A60">
      <w:pPr>
        <w:tabs>
          <w:tab w:val="left" w:pos="2730"/>
        </w:tabs>
        <w:rPr>
          <w:rFonts w:ascii="Arial" w:hAnsi="Arial" w:cs="Arial"/>
        </w:rPr>
      </w:pPr>
      <w:r w:rsidRPr="005E286C">
        <w:rPr>
          <w:rFonts w:ascii="Arial" w:hAnsi="Arial" w:cs="Arial"/>
        </w:rPr>
        <w:tab/>
        <w:t xml:space="preserve">      </w:t>
      </w:r>
    </w:p>
    <w:p w14:paraId="0E93D0FF" w14:textId="77777777" w:rsidR="00CE23DA" w:rsidRPr="005E286C" w:rsidRDefault="00CE23DA" w:rsidP="00CE23DA">
      <w:pPr>
        <w:tabs>
          <w:tab w:val="left" w:pos="1080"/>
        </w:tabs>
        <w:jc w:val="both"/>
        <w:rPr>
          <w:rFonts w:ascii="Arial" w:hAnsi="Arial" w:cs="Arial"/>
          <w:sz w:val="22"/>
        </w:rPr>
      </w:pPr>
    </w:p>
    <w:p w14:paraId="5339B2A2" w14:textId="6786DCE5" w:rsidR="00D37A3E" w:rsidRPr="005E286C" w:rsidRDefault="00D37A3E">
      <w:pPr>
        <w:rPr>
          <w:rFonts w:ascii="Arial" w:hAnsi="Arial" w:cs="Arial"/>
          <w:sz w:val="22"/>
        </w:rPr>
      </w:pPr>
    </w:p>
    <w:p w14:paraId="3BD53A8C" w14:textId="16FF2742" w:rsidR="00D37A3E" w:rsidRPr="005E286C" w:rsidRDefault="003C4F8E">
      <w:pPr>
        <w:rPr>
          <w:rFonts w:ascii="Arial" w:hAnsi="Arial" w:cs="Arial"/>
          <w:sz w:val="22"/>
        </w:rPr>
      </w:pPr>
      <w:r w:rsidRPr="005E286C">
        <w:rPr>
          <w:rFonts w:ascii="Arial" w:hAnsi="Arial" w:cs="Arial"/>
          <w:sz w:val="22"/>
        </w:rPr>
        <w:t>Signature _______________________</w:t>
      </w:r>
    </w:p>
    <w:p w14:paraId="4D920B77" w14:textId="77777777" w:rsidR="003C4F8E" w:rsidRPr="005E286C" w:rsidRDefault="003C4F8E">
      <w:pPr>
        <w:rPr>
          <w:rFonts w:ascii="Arial" w:hAnsi="Arial" w:cs="Arial"/>
          <w:sz w:val="22"/>
        </w:rPr>
      </w:pPr>
    </w:p>
    <w:p w14:paraId="03C2EA1C" w14:textId="77777777" w:rsidR="003C4F8E" w:rsidRPr="005E286C" w:rsidRDefault="003C4F8E">
      <w:pPr>
        <w:rPr>
          <w:rFonts w:ascii="Arial" w:hAnsi="Arial" w:cs="Arial"/>
          <w:sz w:val="22"/>
        </w:rPr>
      </w:pPr>
      <w:r w:rsidRPr="005E286C">
        <w:rPr>
          <w:rFonts w:ascii="Arial" w:hAnsi="Arial" w:cs="Arial"/>
          <w:sz w:val="22"/>
        </w:rPr>
        <w:t>Name:</w:t>
      </w:r>
      <w:r w:rsidRPr="005E286C">
        <w:rPr>
          <w:rFonts w:ascii="Arial" w:hAnsi="Arial" w:cs="Arial"/>
          <w:sz w:val="22"/>
        </w:rPr>
        <w:tab/>
        <w:t xml:space="preserve">     William Whelan</w:t>
      </w:r>
    </w:p>
    <w:p w14:paraId="5A5D355D" w14:textId="77777777" w:rsidR="003C4F8E" w:rsidRPr="005E286C" w:rsidRDefault="003C4F8E">
      <w:pPr>
        <w:rPr>
          <w:rFonts w:ascii="Arial" w:hAnsi="Arial" w:cs="Arial"/>
          <w:sz w:val="22"/>
        </w:rPr>
      </w:pPr>
      <w:r w:rsidRPr="005E286C">
        <w:rPr>
          <w:rFonts w:ascii="Arial" w:hAnsi="Arial" w:cs="Arial"/>
          <w:sz w:val="22"/>
        </w:rPr>
        <w:t>Title;  Vice President</w:t>
      </w:r>
    </w:p>
    <w:p w14:paraId="5591C8BF" w14:textId="15F698A4" w:rsidR="003C4F8E" w:rsidRPr="005E286C" w:rsidRDefault="003C4F8E">
      <w:pPr>
        <w:rPr>
          <w:rFonts w:ascii="Arial" w:hAnsi="Arial" w:cs="Arial"/>
          <w:sz w:val="22"/>
        </w:rPr>
      </w:pPr>
      <w:r w:rsidRPr="005E286C">
        <w:rPr>
          <w:rFonts w:ascii="Arial" w:hAnsi="Arial" w:cs="Arial"/>
          <w:sz w:val="22"/>
        </w:rPr>
        <w:t>Date:</w:t>
      </w:r>
      <w:r w:rsidRPr="005E286C">
        <w:rPr>
          <w:rFonts w:ascii="Arial" w:hAnsi="Arial" w:cs="Arial"/>
          <w:sz w:val="22"/>
        </w:rPr>
        <w:tab/>
      </w:r>
    </w:p>
    <w:p w14:paraId="277C9A55" w14:textId="72396EF1" w:rsidR="00D37A3E" w:rsidRPr="005E286C" w:rsidRDefault="00D37A3E">
      <w:pPr>
        <w:rPr>
          <w:rFonts w:ascii="Arial" w:hAnsi="Arial" w:cs="Arial"/>
          <w:sz w:val="22"/>
        </w:rPr>
      </w:pPr>
    </w:p>
    <w:p w14:paraId="2061F902" w14:textId="699A731A" w:rsidR="00D37A3E" w:rsidRPr="005E286C" w:rsidRDefault="00D37A3E">
      <w:pPr>
        <w:rPr>
          <w:rFonts w:ascii="Arial" w:hAnsi="Arial" w:cs="Arial"/>
          <w:sz w:val="22"/>
        </w:rPr>
      </w:pPr>
    </w:p>
    <w:p w14:paraId="653EA12F" w14:textId="3C64F4DB" w:rsidR="00D37A3E" w:rsidRPr="005E286C" w:rsidRDefault="00D37A3E" w:rsidP="00D37A3E">
      <w:pPr>
        <w:jc w:val="right"/>
        <w:rPr>
          <w:rFonts w:ascii="Arial" w:hAnsi="Arial" w:cs="Arial"/>
          <w:sz w:val="22"/>
        </w:rPr>
      </w:pPr>
      <w:r w:rsidRPr="005E286C">
        <w:rPr>
          <w:rFonts w:ascii="Arial" w:hAnsi="Arial" w:cs="Arial"/>
          <w:sz w:val="22"/>
        </w:rPr>
        <w:t>M-</w:t>
      </w:r>
      <w:r w:rsidR="005E286C" w:rsidRPr="005E286C">
        <w:rPr>
          <w:rFonts w:ascii="Arial" w:hAnsi="Arial" w:cs="Arial"/>
          <w:sz w:val="22"/>
        </w:rPr>
        <w:t>6</w:t>
      </w:r>
    </w:p>
    <w:p w14:paraId="459B77BE" w14:textId="77777777" w:rsidR="0090484B" w:rsidRPr="005E286C" w:rsidRDefault="0090484B" w:rsidP="00D37A3E">
      <w:pPr>
        <w:jc w:val="right"/>
        <w:rPr>
          <w:rFonts w:ascii="Arial" w:hAnsi="Arial" w:cs="Arial"/>
          <w:sz w:val="22"/>
        </w:rPr>
      </w:pPr>
    </w:p>
    <w:p w14:paraId="784D7D00" w14:textId="77777777" w:rsidR="0090484B" w:rsidRPr="005E286C" w:rsidRDefault="0090484B" w:rsidP="00D37A3E">
      <w:pPr>
        <w:jc w:val="right"/>
        <w:rPr>
          <w:rFonts w:ascii="Arial" w:hAnsi="Arial" w:cs="Arial"/>
          <w:sz w:val="22"/>
        </w:rPr>
      </w:pPr>
    </w:p>
    <w:p w14:paraId="4FC1660E" w14:textId="77777777" w:rsidR="0090484B" w:rsidRPr="005E286C" w:rsidRDefault="0090484B" w:rsidP="00D37A3E">
      <w:pPr>
        <w:jc w:val="right"/>
        <w:rPr>
          <w:rFonts w:ascii="Arial" w:hAnsi="Arial" w:cs="Arial"/>
          <w:sz w:val="22"/>
        </w:rPr>
      </w:pPr>
    </w:p>
    <w:p w14:paraId="49750712" w14:textId="77777777" w:rsidR="0090484B" w:rsidRPr="005E286C" w:rsidRDefault="0090484B" w:rsidP="00D37A3E">
      <w:pPr>
        <w:jc w:val="right"/>
        <w:rPr>
          <w:rFonts w:ascii="Arial" w:hAnsi="Arial" w:cs="Arial"/>
          <w:sz w:val="22"/>
        </w:rPr>
      </w:pPr>
    </w:p>
    <w:p w14:paraId="299D0B2B" w14:textId="77777777" w:rsidR="0090484B" w:rsidRPr="005E286C" w:rsidRDefault="0090484B" w:rsidP="00D37A3E">
      <w:pPr>
        <w:jc w:val="right"/>
        <w:rPr>
          <w:rFonts w:ascii="Arial" w:hAnsi="Arial" w:cs="Arial"/>
          <w:sz w:val="22"/>
        </w:rPr>
      </w:pPr>
    </w:p>
    <w:p w14:paraId="08C22AFE" w14:textId="77777777" w:rsidR="0090484B" w:rsidRPr="005E286C" w:rsidRDefault="0090484B" w:rsidP="00D37A3E">
      <w:pPr>
        <w:jc w:val="right"/>
        <w:rPr>
          <w:rFonts w:ascii="Arial" w:hAnsi="Arial" w:cs="Arial"/>
          <w:sz w:val="22"/>
        </w:rPr>
      </w:pPr>
    </w:p>
    <w:p w14:paraId="1BF818DC" w14:textId="77777777" w:rsidR="0090484B" w:rsidRPr="005E286C" w:rsidRDefault="0090484B" w:rsidP="00D37A3E">
      <w:pPr>
        <w:jc w:val="right"/>
        <w:rPr>
          <w:rFonts w:ascii="Arial" w:hAnsi="Arial" w:cs="Arial"/>
          <w:sz w:val="22"/>
        </w:rPr>
      </w:pPr>
    </w:p>
    <w:p w14:paraId="17DE6772" w14:textId="77777777" w:rsidR="0090484B" w:rsidRPr="005E286C" w:rsidRDefault="0090484B" w:rsidP="00D37A3E">
      <w:pPr>
        <w:jc w:val="right"/>
        <w:rPr>
          <w:rFonts w:ascii="Arial" w:hAnsi="Arial" w:cs="Arial"/>
          <w:sz w:val="22"/>
        </w:rPr>
      </w:pPr>
    </w:p>
    <w:p w14:paraId="4A334ABE" w14:textId="77777777" w:rsidR="0090484B" w:rsidRPr="005E286C" w:rsidRDefault="0090484B" w:rsidP="00D37A3E">
      <w:pPr>
        <w:jc w:val="right"/>
        <w:rPr>
          <w:rFonts w:ascii="Arial" w:hAnsi="Arial" w:cs="Arial"/>
          <w:sz w:val="22"/>
        </w:rPr>
      </w:pPr>
    </w:p>
    <w:p w14:paraId="550AF8A1" w14:textId="77777777" w:rsidR="0090484B" w:rsidRPr="005E286C" w:rsidRDefault="0090484B" w:rsidP="0090484B">
      <w:pPr>
        <w:jc w:val="center"/>
        <w:rPr>
          <w:rFonts w:ascii="Arial" w:hAnsi="Arial" w:cs="Arial"/>
          <w:b/>
          <w:bCs/>
          <w:sz w:val="22"/>
          <w:szCs w:val="22"/>
        </w:rPr>
      </w:pPr>
      <w:r w:rsidRPr="005E286C">
        <w:rPr>
          <w:rFonts w:ascii="Arial" w:hAnsi="Arial" w:cs="Arial"/>
          <w:b/>
          <w:bCs/>
          <w:sz w:val="22"/>
          <w:szCs w:val="22"/>
        </w:rPr>
        <w:lastRenderedPageBreak/>
        <w:t>APPENDIX A</w:t>
      </w:r>
    </w:p>
    <w:p w14:paraId="20F12B5B" w14:textId="77777777" w:rsidR="0090484B" w:rsidRPr="005E286C" w:rsidRDefault="0090484B" w:rsidP="0090484B">
      <w:pPr>
        <w:tabs>
          <w:tab w:val="center" w:pos="4680"/>
        </w:tabs>
        <w:jc w:val="center"/>
        <w:rPr>
          <w:rFonts w:ascii="Arial" w:hAnsi="Arial" w:cs="Arial"/>
          <w:b/>
          <w:bCs/>
          <w:sz w:val="22"/>
          <w:szCs w:val="22"/>
        </w:rPr>
      </w:pPr>
    </w:p>
    <w:p w14:paraId="5F1906FE" w14:textId="2BF745D0" w:rsidR="0090484B" w:rsidRPr="005E286C" w:rsidRDefault="0090484B" w:rsidP="0090484B">
      <w:pPr>
        <w:jc w:val="center"/>
        <w:rPr>
          <w:rFonts w:ascii="Arial" w:hAnsi="Arial" w:cs="Arial"/>
          <w:b/>
          <w:bCs/>
          <w:sz w:val="22"/>
          <w:szCs w:val="22"/>
        </w:rPr>
      </w:pPr>
      <w:r w:rsidRPr="005E286C">
        <w:rPr>
          <w:rFonts w:ascii="Arial" w:hAnsi="Arial" w:cs="Arial"/>
          <w:b/>
          <w:bCs/>
          <w:sz w:val="22"/>
          <w:szCs w:val="22"/>
        </w:rPr>
        <w:t>SERVICES</w:t>
      </w:r>
    </w:p>
    <w:p w14:paraId="5E2E1C4F" w14:textId="77777777" w:rsidR="0090484B" w:rsidRPr="005E286C" w:rsidRDefault="0090484B" w:rsidP="0090484B">
      <w:pPr>
        <w:rPr>
          <w:rFonts w:ascii="Arial" w:hAnsi="Arial" w:cs="Arial"/>
          <w:b/>
          <w:bCs/>
          <w:sz w:val="22"/>
          <w:szCs w:val="22"/>
        </w:rPr>
      </w:pPr>
    </w:p>
    <w:p w14:paraId="2A00DAF7" w14:textId="0DE901E2" w:rsidR="0090484B" w:rsidRPr="005E286C" w:rsidRDefault="0090484B" w:rsidP="0090484B">
      <w:pPr>
        <w:pStyle w:val="ListParagraph"/>
        <w:numPr>
          <w:ilvl w:val="0"/>
          <w:numId w:val="12"/>
        </w:numPr>
        <w:tabs>
          <w:tab w:val="left" w:pos="180"/>
        </w:tabs>
        <w:spacing w:after="240"/>
        <w:rPr>
          <w:rFonts w:ascii="Arial" w:hAnsi="Arial" w:cs="Arial"/>
          <w:sz w:val="22"/>
          <w:szCs w:val="22"/>
        </w:rPr>
      </w:pPr>
      <w:r w:rsidRPr="005E286C">
        <w:rPr>
          <w:rFonts w:ascii="Arial" w:hAnsi="Arial" w:cs="Arial"/>
          <w:sz w:val="22"/>
          <w:szCs w:val="22"/>
        </w:rPr>
        <w:t>The Consultant shall perform the following Services:</w:t>
      </w:r>
    </w:p>
    <w:p w14:paraId="31EFDD64" w14:textId="77777777" w:rsidR="0090484B" w:rsidRPr="005E286C" w:rsidRDefault="0090484B" w:rsidP="0090484B">
      <w:pPr>
        <w:pStyle w:val="ListParagraph"/>
        <w:ind w:left="1437"/>
        <w:rPr>
          <w:rFonts w:ascii="Arial" w:hAnsi="Arial" w:cs="Arial"/>
          <w:sz w:val="22"/>
          <w:szCs w:val="22"/>
        </w:rPr>
      </w:pPr>
    </w:p>
    <w:p w14:paraId="2A174A79" w14:textId="1A838DBB"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Prepare background document review and secondary data research to identify current or previous services, reports, or evaluations related to continuing education in the Souri</w:t>
      </w:r>
      <w:r w:rsidR="00EA7E7D" w:rsidRPr="005E286C">
        <w:rPr>
          <w:rFonts w:ascii="Arial" w:hAnsi="Arial" w:cs="Arial"/>
          <w:sz w:val="22"/>
          <w:szCs w:val="22"/>
        </w:rPr>
        <w:t>s</w:t>
      </w:r>
      <w:r w:rsidRPr="005E286C">
        <w:rPr>
          <w:rFonts w:ascii="Arial" w:hAnsi="Arial" w:cs="Arial"/>
          <w:sz w:val="22"/>
          <w:szCs w:val="22"/>
        </w:rPr>
        <w:t xml:space="preserve"> area. </w:t>
      </w:r>
    </w:p>
    <w:p w14:paraId="290D4931" w14:textId="7087D518"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 xml:space="preserve">Conduct an environmental scan (primary/secondary research) of innovative approaches to continuing education in rural areas. </w:t>
      </w:r>
    </w:p>
    <w:p w14:paraId="24F8357F" w14:textId="739AB0E5" w:rsidR="00586FC5"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I</w:t>
      </w:r>
      <w:r w:rsidR="006C4024" w:rsidRPr="005E286C">
        <w:rPr>
          <w:rFonts w:ascii="Arial" w:hAnsi="Arial" w:cs="Arial"/>
          <w:sz w:val="22"/>
          <w:szCs w:val="22"/>
        </w:rPr>
        <w:t xml:space="preserve">dentify the target audience, including students and workers in </w:t>
      </w:r>
      <w:r w:rsidR="0090484B" w:rsidRPr="005E286C">
        <w:rPr>
          <w:rFonts w:ascii="Arial" w:hAnsi="Arial" w:cs="Arial"/>
          <w:sz w:val="22"/>
          <w:szCs w:val="22"/>
        </w:rPr>
        <w:t>the Souris Area</w:t>
      </w:r>
      <w:r w:rsidR="006C4024" w:rsidRPr="005E286C">
        <w:rPr>
          <w:rFonts w:ascii="Arial" w:hAnsi="Arial" w:cs="Arial"/>
          <w:sz w:val="22"/>
          <w:szCs w:val="22"/>
        </w:rPr>
        <w:t>;</w:t>
      </w:r>
    </w:p>
    <w:p w14:paraId="1C6404C7" w14:textId="4FAADAA6"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Develop interview guide</w:t>
      </w:r>
      <w:r w:rsidR="006862AE">
        <w:rPr>
          <w:rFonts w:ascii="Arial" w:hAnsi="Arial" w:cs="Arial"/>
          <w:sz w:val="22"/>
          <w:szCs w:val="22"/>
        </w:rPr>
        <w:t>s</w:t>
      </w:r>
      <w:r w:rsidRPr="005E286C">
        <w:rPr>
          <w:rFonts w:ascii="Arial" w:hAnsi="Arial" w:cs="Arial"/>
          <w:sz w:val="22"/>
          <w:szCs w:val="22"/>
        </w:rPr>
        <w:t>.</w:t>
      </w:r>
    </w:p>
    <w:p w14:paraId="42955D2B" w14:textId="4062AEF5" w:rsidR="000C477F" w:rsidRDefault="000C477F" w:rsidP="00BE61DE">
      <w:pPr>
        <w:pStyle w:val="ListParagraph"/>
        <w:numPr>
          <w:ilvl w:val="0"/>
          <w:numId w:val="15"/>
        </w:numPr>
        <w:rPr>
          <w:ins w:id="4" w:author="Brenda Wedge" w:date="2018-04-19T12:09:00Z"/>
          <w:rFonts w:ascii="Arial" w:hAnsi="Arial" w:cs="Arial"/>
          <w:sz w:val="22"/>
          <w:szCs w:val="22"/>
        </w:rPr>
      </w:pPr>
      <w:r w:rsidRPr="005E286C">
        <w:rPr>
          <w:rFonts w:ascii="Arial" w:hAnsi="Arial" w:cs="Arial"/>
          <w:sz w:val="22"/>
          <w:szCs w:val="22"/>
        </w:rPr>
        <w:t>Collect data with government representatives via telephone interview (e.g., Skills PEI, Department of Workforce and Advanced Learning)</w:t>
      </w:r>
    </w:p>
    <w:p w14:paraId="24DEB743" w14:textId="0D8EFBD2" w:rsidR="006862AE" w:rsidRPr="005E286C" w:rsidRDefault="006862AE" w:rsidP="00BE61DE">
      <w:pPr>
        <w:pStyle w:val="ListParagraph"/>
        <w:numPr>
          <w:ilvl w:val="0"/>
          <w:numId w:val="15"/>
        </w:numPr>
        <w:rPr>
          <w:rFonts w:ascii="Arial" w:hAnsi="Arial" w:cs="Arial"/>
          <w:sz w:val="22"/>
          <w:szCs w:val="22"/>
        </w:rPr>
      </w:pPr>
      <w:ins w:id="5" w:author="Brenda Wedge" w:date="2018-04-19T12:09:00Z">
        <w:r>
          <w:rPr>
            <w:rFonts w:ascii="Arial" w:hAnsi="Arial" w:cs="Arial"/>
            <w:sz w:val="22"/>
            <w:szCs w:val="22"/>
          </w:rPr>
          <w:t>Collect information from up to 10 employers/employer organizations</w:t>
        </w:r>
      </w:ins>
      <w:ins w:id="6" w:author="Brenda Wedge" w:date="2018-04-19T12:10:00Z">
        <w:r>
          <w:rPr>
            <w:rFonts w:ascii="Arial" w:hAnsi="Arial" w:cs="Arial"/>
            <w:sz w:val="22"/>
            <w:szCs w:val="22"/>
          </w:rPr>
          <w:t>; 3 community organizations and up to 8 education service providers via telephone interviews.</w:t>
        </w:r>
      </w:ins>
    </w:p>
    <w:p w14:paraId="47CBD2FB" w14:textId="7F5B8927"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Analyze interview data</w:t>
      </w:r>
    </w:p>
    <w:p w14:paraId="7169B542" w14:textId="64CCCF4A" w:rsidR="000C477F" w:rsidRPr="005E286C" w:rsidRDefault="000C477F" w:rsidP="00BE61DE">
      <w:pPr>
        <w:pStyle w:val="ListParagraph"/>
        <w:numPr>
          <w:ilvl w:val="0"/>
          <w:numId w:val="15"/>
        </w:numPr>
        <w:rPr>
          <w:rFonts w:ascii="Arial" w:hAnsi="Arial" w:cs="Arial"/>
          <w:sz w:val="22"/>
          <w:szCs w:val="22"/>
        </w:rPr>
      </w:pPr>
      <w:r w:rsidRPr="005E286C">
        <w:rPr>
          <w:rFonts w:ascii="Arial" w:hAnsi="Arial" w:cs="Arial"/>
          <w:sz w:val="22"/>
          <w:szCs w:val="22"/>
        </w:rPr>
        <w:t>Present interview data to the Company</w:t>
      </w:r>
      <w:ins w:id="7" w:author="Brenda Wedge" w:date="2018-04-19T12:11:00Z">
        <w:r w:rsidR="006862AE">
          <w:rPr>
            <w:rFonts w:ascii="Arial" w:hAnsi="Arial" w:cs="Arial"/>
            <w:sz w:val="22"/>
            <w:szCs w:val="22"/>
          </w:rPr>
          <w:t xml:space="preserve"> as part of preliminary findings.</w:t>
        </w:r>
      </w:ins>
    </w:p>
    <w:p w14:paraId="1429FCD0" w14:textId="6760BA4A" w:rsidR="00AB042E" w:rsidRPr="005E286C" w:rsidRDefault="000C477F" w:rsidP="00AB042E">
      <w:pPr>
        <w:pStyle w:val="ListParagraph"/>
        <w:numPr>
          <w:ilvl w:val="0"/>
          <w:numId w:val="15"/>
        </w:numPr>
        <w:rPr>
          <w:rFonts w:ascii="Arial" w:hAnsi="Arial" w:cs="Arial"/>
          <w:sz w:val="22"/>
          <w:szCs w:val="22"/>
        </w:rPr>
      </w:pPr>
      <w:r w:rsidRPr="005E286C">
        <w:rPr>
          <w:rFonts w:ascii="Arial" w:hAnsi="Arial" w:cs="Arial"/>
          <w:sz w:val="22"/>
          <w:szCs w:val="22"/>
        </w:rPr>
        <w:t>D</w:t>
      </w:r>
      <w:r w:rsidR="006C4024" w:rsidRPr="005E286C">
        <w:rPr>
          <w:rFonts w:ascii="Arial" w:hAnsi="Arial" w:cs="Arial"/>
          <w:sz w:val="22"/>
          <w:szCs w:val="22"/>
        </w:rPr>
        <w:t>esign a survey to identify the continuing education needs and workforce development needed among adults in the Souris area as well as the available supports and recommended strategy to address gaps and better meet needs;</w:t>
      </w:r>
      <w:r w:rsidR="00AB042E" w:rsidRPr="005E286C">
        <w:t xml:space="preserve"> </w:t>
      </w:r>
    </w:p>
    <w:p w14:paraId="3D6267EE" w14:textId="2FE1A71B" w:rsidR="006C4024" w:rsidRPr="005E286C" w:rsidRDefault="000C477F" w:rsidP="00AB042E">
      <w:pPr>
        <w:pStyle w:val="ListParagraph"/>
        <w:numPr>
          <w:ilvl w:val="0"/>
          <w:numId w:val="15"/>
        </w:numPr>
        <w:rPr>
          <w:rFonts w:ascii="Arial" w:hAnsi="Arial" w:cs="Arial"/>
          <w:sz w:val="22"/>
          <w:szCs w:val="22"/>
        </w:rPr>
      </w:pPr>
      <w:r w:rsidRPr="005E286C">
        <w:rPr>
          <w:rFonts w:ascii="Arial" w:hAnsi="Arial" w:cs="Arial"/>
          <w:sz w:val="22"/>
          <w:szCs w:val="22"/>
        </w:rPr>
        <w:t>E</w:t>
      </w:r>
      <w:r w:rsidR="00AB042E" w:rsidRPr="005E286C">
        <w:rPr>
          <w:rFonts w:ascii="Arial" w:hAnsi="Arial" w:cs="Arial"/>
          <w:sz w:val="22"/>
          <w:szCs w:val="22"/>
        </w:rPr>
        <w:t xml:space="preserve">nsure the survey questionnaire is a minimum of </w:t>
      </w:r>
      <w:r w:rsidRPr="005E286C">
        <w:rPr>
          <w:rFonts w:ascii="Arial" w:hAnsi="Arial" w:cs="Arial"/>
          <w:sz w:val="22"/>
          <w:szCs w:val="22"/>
        </w:rPr>
        <w:t xml:space="preserve">6 </w:t>
      </w:r>
      <w:r w:rsidR="00AB042E" w:rsidRPr="005E286C">
        <w:rPr>
          <w:rFonts w:ascii="Arial" w:hAnsi="Arial" w:cs="Arial"/>
          <w:sz w:val="22"/>
          <w:szCs w:val="22"/>
        </w:rPr>
        <w:t>pages as per Skills PEI requirements;</w:t>
      </w:r>
    </w:p>
    <w:p w14:paraId="79756774" w14:textId="3F0F793C" w:rsidR="00AB042E" w:rsidRPr="005E286C" w:rsidRDefault="000047E3" w:rsidP="00AB042E">
      <w:pPr>
        <w:pStyle w:val="ListParagraph"/>
        <w:numPr>
          <w:ilvl w:val="0"/>
          <w:numId w:val="15"/>
        </w:numPr>
        <w:rPr>
          <w:rFonts w:ascii="Arial" w:hAnsi="Arial" w:cs="Arial"/>
          <w:sz w:val="22"/>
          <w:szCs w:val="22"/>
        </w:rPr>
      </w:pPr>
      <w:ins w:id="8" w:author="Brenda Wedge" w:date="2018-04-16T10:49:00Z">
        <w:r>
          <w:rPr>
            <w:rFonts w:ascii="Arial" w:hAnsi="Arial" w:cs="Arial"/>
            <w:sz w:val="22"/>
            <w:szCs w:val="22"/>
          </w:rPr>
          <w:t xml:space="preserve">MRSB will </w:t>
        </w:r>
      </w:ins>
      <w:ins w:id="9" w:author="Brenda Wedge" w:date="2018-04-16T10:50:00Z">
        <w:r>
          <w:rPr>
            <w:rFonts w:ascii="Arial" w:hAnsi="Arial" w:cs="Arial"/>
            <w:sz w:val="22"/>
            <w:szCs w:val="22"/>
          </w:rPr>
          <w:t>distribute the survey to approximately 2,30</w:t>
        </w:r>
      </w:ins>
      <w:ins w:id="10" w:author="Brenda Wedge" w:date="2018-04-16T10:51:00Z">
        <w:r>
          <w:rPr>
            <w:rFonts w:ascii="Arial" w:hAnsi="Arial" w:cs="Arial"/>
            <w:sz w:val="22"/>
            <w:szCs w:val="22"/>
          </w:rPr>
          <w:t xml:space="preserve">0 households in </w:t>
        </w:r>
      </w:ins>
      <w:ins w:id="11" w:author="Brenda Wedge" w:date="2018-04-16T10:52:00Z">
        <w:r>
          <w:rPr>
            <w:rFonts w:ascii="Arial" w:hAnsi="Arial" w:cs="Arial"/>
            <w:sz w:val="22"/>
            <w:szCs w:val="22"/>
          </w:rPr>
          <w:t>Souris</w:t>
        </w:r>
      </w:ins>
      <w:ins w:id="12" w:author="Brenda Wedge" w:date="2018-04-16T10:51:00Z">
        <w:r>
          <w:rPr>
            <w:rFonts w:ascii="Arial" w:hAnsi="Arial" w:cs="Arial"/>
            <w:sz w:val="22"/>
            <w:szCs w:val="22"/>
          </w:rPr>
          <w:t xml:space="preserve"> and area via Canada Post. Reminders to complete the survey will be </w:t>
        </w:r>
      </w:ins>
      <w:ins w:id="13" w:author="Brenda Wedge" w:date="2018-04-16T10:52:00Z">
        <w:r>
          <w:rPr>
            <w:rFonts w:ascii="Arial" w:hAnsi="Arial" w:cs="Arial"/>
            <w:sz w:val="22"/>
            <w:szCs w:val="22"/>
          </w:rPr>
          <w:t>provided by two newspaper ads, social media promotion, and posters on relevant bulletin boards within the community.</w:t>
        </w:r>
      </w:ins>
    </w:p>
    <w:p w14:paraId="099AE161" w14:textId="15C50674" w:rsidR="000C477F" w:rsidRPr="005E286C" w:rsidRDefault="000C477F" w:rsidP="00AB042E">
      <w:pPr>
        <w:pStyle w:val="ListParagraph"/>
        <w:numPr>
          <w:ilvl w:val="0"/>
          <w:numId w:val="15"/>
        </w:numPr>
        <w:rPr>
          <w:rFonts w:ascii="Arial" w:hAnsi="Arial" w:cs="Arial"/>
          <w:sz w:val="22"/>
          <w:szCs w:val="22"/>
        </w:rPr>
      </w:pPr>
      <w:r w:rsidRPr="005E286C">
        <w:rPr>
          <w:rFonts w:ascii="Arial" w:hAnsi="Arial" w:cs="Arial"/>
          <w:sz w:val="22"/>
          <w:szCs w:val="22"/>
        </w:rPr>
        <w:t xml:space="preserve">Conduct descriptive and inferential data analysis. </w:t>
      </w:r>
    </w:p>
    <w:p w14:paraId="1CA42B27" w14:textId="535DB970" w:rsidR="006C4024" w:rsidRPr="005E286C" w:rsidRDefault="000C477F" w:rsidP="0090484B">
      <w:pPr>
        <w:pStyle w:val="ListParagraph"/>
        <w:numPr>
          <w:ilvl w:val="0"/>
          <w:numId w:val="15"/>
        </w:numPr>
        <w:rPr>
          <w:rFonts w:ascii="Arial" w:hAnsi="Arial" w:cs="Arial"/>
          <w:strike/>
          <w:sz w:val="22"/>
          <w:szCs w:val="22"/>
        </w:rPr>
      </w:pPr>
      <w:r w:rsidRPr="005E286C">
        <w:rPr>
          <w:rFonts w:ascii="Arial" w:hAnsi="Arial" w:cs="Arial"/>
          <w:sz w:val="22"/>
          <w:szCs w:val="22"/>
        </w:rPr>
        <w:t>Present the outcome of the survey analysis to</w:t>
      </w:r>
      <w:r w:rsidR="0090484B" w:rsidRPr="005E286C">
        <w:rPr>
          <w:rFonts w:ascii="Arial" w:hAnsi="Arial" w:cs="Arial"/>
          <w:sz w:val="22"/>
          <w:szCs w:val="22"/>
        </w:rPr>
        <w:t xml:space="preserve"> </w:t>
      </w:r>
      <w:r w:rsidR="006C4024" w:rsidRPr="005E286C">
        <w:rPr>
          <w:rFonts w:ascii="Arial" w:hAnsi="Arial" w:cs="Arial"/>
          <w:sz w:val="22"/>
          <w:szCs w:val="22"/>
        </w:rPr>
        <w:t xml:space="preserve">the Company </w:t>
      </w:r>
      <w:ins w:id="14" w:author="Brenda Wedge" w:date="2018-04-16T10:48:00Z">
        <w:r w:rsidR="000047E3">
          <w:rPr>
            <w:rFonts w:ascii="Arial" w:hAnsi="Arial" w:cs="Arial"/>
            <w:sz w:val="22"/>
            <w:szCs w:val="22"/>
          </w:rPr>
          <w:t>as part of the preliminary findings presentation</w:t>
        </w:r>
      </w:ins>
      <w:ins w:id="15" w:author="Brenda Wedge" w:date="2018-04-16T10:49:00Z">
        <w:r w:rsidR="000047E3">
          <w:rPr>
            <w:rFonts w:ascii="Arial" w:hAnsi="Arial" w:cs="Arial"/>
            <w:sz w:val="22"/>
            <w:szCs w:val="22"/>
          </w:rPr>
          <w:t xml:space="preserve">; </w:t>
        </w:r>
      </w:ins>
    </w:p>
    <w:p w14:paraId="0CE43A74" w14:textId="43B73523" w:rsidR="000C477F" w:rsidRPr="005E286C" w:rsidRDefault="000C477F" w:rsidP="0090484B">
      <w:pPr>
        <w:pStyle w:val="ListParagraph"/>
        <w:numPr>
          <w:ilvl w:val="0"/>
          <w:numId w:val="15"/>
        </w:numPr>
        <w:rPr>
          <w:rFonts w:ascii="Arial" w:hAnsi="Arial" w:cs="Arial"/>
          <w:strike/>
          <w:sz w:val="22"/>
          <w:szCs w:val="22"/>
        </w:rPr>
      </w:pPr>
      <w:r w:rsidRPr="005E286C">
        <w:rPr>
          <w:rFonts w:ascii="Arial" w:hAnsi="Arial" w:cs="Arial"/>
          <w:sz w:val="22"/>
          <w:szCs w:val="22"/>
        </w:rPr>
        <w:t xml:space="preserve">Prepare a strategy, including recommendations for the delivery of services (degree of match and gap analysis), outline potential sources of support for proposed services, and outline a strategy for future monitoring of delivery and outcomes of continuing education (metrics related to community, workforce, and economic development. </w:t>
      </w:r>
    </w:p>
    <w:p w14:paraId="1304E54F" w14:textId="6F8DD295" w:rsidR="001E28ED" w:rsidRPr="005E286C" w:rsidRDefault="000C477F" w:rsidP="0090484B">
      <w:pPr>
        <w:pStyle w:val="ListParagraph"/>
        <w:numPr>
          <w:ilvl w:val="0"/>
          <w:numId w:val="15"/>
        </w:numPr>
        <w:rPr>
          <w:rFonts w:ascii="Arial" w:hAnsi="Arial" w:cs="Arial"/>
          <w:sz w:val="22"/>
          <w:szCs w:val="22"/>
        </w:rPr>
      </w:pPr>
      <w:r w:rsidRPr="005E286C">
        <w:rPr>
          <w:rFonts w:ascii="Arial" w:hAnsi="Arial" w:cs="Arial"/>
          <w:sz w:val="22"/>
          <w:szCs w:val="22"/>
        </w:rPr>
        <w:t>Prepare</w:t>
      </w:r>
      <w:r w:rsidR="00AB042E" w:rsidRPr="005E286C">
        <w:rPr>
          <w:rFonts w:ascii="Arial" w:hAnsi="Arial" w:cs="Arial"/>
          <w:sz w:val="22"/>
          <w:szCs w:val="22"/>
        </w:rPr>
        <w:t xml:space="preserve"> a detailed report of the findings from the study</w:t>
      </w:r>
      <w:r w:rsidR="001E28ED" w:rsidRPr="005E286C">
        <w:rPr>
          <w:rFonts w:ascii="Arial" w:hAnsi="Arial" w:cs="Arial"/>
          <w:sz w:val="22"/>
          <w:szCs w:val="22"/>
        </w:rPr>
        <w:t xml:space="preserve"> and a presentation to the Company</w:t>
      </w:r>
      <w:r w:rsidR="00AB042E" w:rsidRPr="005E286C">
        <w:rPr>
          <w:rFonts w:ascii="Arial" w:hAnsi="Arial" w:cs="Arial"/>
          <w:sz w:val="22"/>
          <w:szCs w:val="22"/>
        </w:rPr>
        <w:t>;</w:t>
      </w:r>
    </w:p>
    <w:p w14:paraId="008AEA6A" w14:textId="6D37EA9F" w:rsidR="0090484B" w:rsidRPr="005E286C" w:rsidRDefault="001E28ED" w:rsidP="0090484B">
      <w:pPr>
        <w:pStyle w:val="ListParagraph"/>
        <w:numPr>
          <w:ilvl w:val="0"/>
          <w:numId w:val="15"/>
        </w:numPr>
        <w:rPr>
          <w:rFonts w:ascii="Arial" w:hAnsi="Arial" w:cs="Arial"/>
          <w:sz w:val="22"/>
          <w:szCs w:val="22"/>
        </w:rPr>
      </w:pPr>
      <w:r w:rsidRPr="005E286C">
        <w:rPr>
          <w:rFonts w:ascii="Arial" w:hAnsi="Arial" w:cs="Arial"/>
          <w:sz w:val="22"/>
          <w:szCs w:val="22"/>
        </w:rPr>
        <w:t>F</w:t>
      </w:r>
      <w:r w:rsidR="00AB042E" w:rsidRPr="005E286C">
        <w:rPr>
          <w:rFonts w:ascii="Arial" w:hAnsi="Arial" w:cs="Arial"/>
          <w:sz w:val="22"/>
          <w:szCs w:val="22"/>
        </w:rPr>
        <w:t xml:space="preserve">acilitate the dissemination of the </w:t>
      </w:r>
      <w:r w:rsidR="0090484B" w:rsidRPr="005E286C">
        <w:rPr>
          <w:rFonts w:ascii="Arial" w:hAnsi="Arial" w:cs="Arial"/>
          <w:sz w:val="22"/>
          <w:szCs w:val="22"/>
        </w:rPr>
        <w:t>findings from the study with key stakeholders and community members</w:t>
      </w:r>
      <w:del w:id="16" w:author="Brenda Wedge" w:date="2018-04-19T12:50:00Z">
        <w:r w:rsidR="0090484B" w:rsidRPr="005E286C" w:rsidDel="00093BDD">
          <w:rPr>
            <w:rFonts w:ascii="Arial" w:hAnsi="Arial" w:cs="Arial"/>
            <w:sz w:val="22"/>
            <w:szCs w:val="22"/>
          </w:rPr>
          <w:delText xml:space="preserve"> </w:delText>
        </w:r>
        <w:r w:rsidRPr="005E286C" w:rsidDel="00093BDD">
          <w:rPr>
            <w:rFonts w:ascii="Arial" w:hAnsi="Arial" w:cs="Arial"/>
            <w:sz w:val="22"/>
            <w:szCs w:val="22"/>
          </w:rPr>
          <w:delText>at</w:delText>
        </w:r>
      </w:del>
      <w:r w:rsidRPr="005E286C">
        <w:rPr>
          <w:rFonts w:ascii="Arial" w:hAnsi="Arial" w:cs="Arial"/>
          <w:sz w:val="22"/>
          <w:szCs w:val="22"/>
        </w:rPr>
        <w:t xml:space="preserve"> </w:t>
      </w:r>
      <w:r w:rsidR="0090484B" w:rsidRPr="005E286C">
        <w:rPr>
          <w:rFonts w:ascii="Arial" w:hAnsi="Arial" w:cs="Arial"/>
          <w:sz w:val="22"/>
          <w:szCs w:val="22"/>
        </w:rPr>
        <w:t xml:space="preserve">during the month of </w:t>
      </w:r>
      <w:r w:rsidRPr="005E286C">
        <w:rPr>
          <w:rFonts w:ascii="Arial" w:hAnsi="Arial" w:cs="Arial"/>
          <w:sz w:val="22"/>
          <w:szCs w:val="22"/>
        </w:rPr>
        <w:t>July</w:t>
      </w:r>
      <w:ins w:id="17" w:author="Brenda Wedge" w:date="2018-04-16T10:47:00Z">
        <w:r w:rsidR="000047E3">
          <w:rPr>
            <w:rFonts w:ascii="Arial" w:hAnsi="Arial" w:cs="Arial"/>
            <w:sz w:val="22"/>
            <w:szCs w:val="22"/>
          </w:rPr>
          <w:t xml:space="preserve"> by preparing a PowerPoint presentation and conducting one presentation of the findings</w:t>
        </w:r>
      </w:ins>
      <w:r w:rsidR="00BE61DE" w:rsidRPr="005E286C">
        <w:rPr>
          <w:rFonts w:ascii="Arial" w:hAnsi="Arial" w:cs="Arial"/>
          <w:sz w:val="22"/>
          <w:szCs w:val="22"/>
        </w:rPr>
        <w:t>.</w:t>
      </w:r>
    </w:p>
    <w:p w14:paraId="7ED2369C" w14:textId="3EF9EA28" w:rsidR="0090484B" w:rsidRPr="005E286C" w:rsidRDefault="0090484B" w:rsidP="0090484B">
      <w:pPr>
        <w:tabs>
          <w:tab w:val="left" w:pos="180"/>
        </w:tabs>
        <w:spacing w:after="240"/>
        <w:ind w:left="1437"/>
        <w:rPr>
          <w:rFonts w:ascii="Arial" w:hAnsi="Arial" w:cs="Arial"/>
          <w:b/>
          <w:bCs/>
          <w:i/>
          <w:sz w:val="22"/>
          <w:szCs w:val="22"/>
        </w:rPr>
      </w:pPr>
      <w:r w:rsidRPr="005E286C">
        <w:rPr>
          <w:rFonts w:ascii="Arial" w:hAnsi="Arial" w:cs="Arial"/>
          <w:i/>
          <w:sz w:val="22"/>
          <w:szCs w:val="22"/>
        </w:rPr>
        <w:tab/>
      </w:r>
    </w:p>
    <w:p w14:paraId="054A1A47" w14:textId="2605ABA5" w:rsidR="00C438AD" w:rsidRPr="005E286C" w:rsidRDefault="00C438AD" w:rsidP="00C438AD">
      <w:pPr>
        <w:pStyle w:val="ListParagraph"/>
        <w:numPr>
          <w:ilvl w:val="0"/>
          <w:numId w:val="12"/>
        </w:numPr>
        <w:spacing w:before="220"/>
        <w:rPr>
          <w:rFonts w:ascii="Arial" w:hAnsi="Arial" w:cs="Arial"/>
          <w:sz w:val="22"/>
        </w:rPr>
      </w:pPr>
      <w:r w:rsidRPr="005E286C">
        <w:rPr>
          <w:rFonts w:ascii="Arial" w:hAnsi="Arial" w:cs="Arial"/>
          <w:sz w:val="22"/>
        </w:rPr>
        <w:t xml:space="preserve">The Consultant agrees to complete the project no later than </w:t>
      </w:r>
      <w:r w:rsidR="001E28ED" w:rsidRPr="005E286C">
        <w:rPr>
          <w:rFonts w:ascii="Arial" w:hAnsi="Arial" w:cs="Arial"/>
          <w:sz w:val="22"/>
        </w:rPr>
        <w:t>July 20</w:t>
      </w:r>
      <w:r w:rsidRPr="005E286C">
        <w:rPr>
          <w:rFonts w:ascii="Arial" w:hAnsi="Arial" w:cs="Arial"/>
          <w:sz w:val="22"/>
        </w:rPr>
        <w:t xml:space="preserve">, 2018. </w:t>
      </w:r>
    </w:p>
    <w:p w14:paraId="21C45DAA" w14:textId="77777777" w:rsidR="00C438AD" w:rsidRPr="005E286C" w:rsidRDefault="00C438AD" w:rsidP="00C438AD">
      <w:pPr>
        <w:pStyle w:val="ListParagraph"/>
        <w:spacing w:after="240"/>
        <w:ind w:left="1437"/>
        <w:rPr>
          <w:rFonts w:ascii="Arial" w:hAnsi="Arial" w:cs="Arial"/>
          <w:b/>
          <w:bCs/>
          <w:i/>
          <w:sz w:val="22"/>
          <w:szCs w:val="22"/>
        </w:rPr>
      </w:pPr>
    </w:p>
    <w:p w14:paraId="46CA8B36" w14:textId="0206B5A3" w:rsidR="0090484B" w:rsidRPr="005E286C" w:rsidRDefault="00A12B76" w:rsidP="00CD037B">
      <w:pPr>
        <w:pStyle w:val="ListParagraph"/>
        <w:numPr>
          <w:ilvl w:val="0"/>
          <w:numId w:val="12"/>
        </w:numPr>
        <w:spacing w:after="240"/>
        <w:rPr>
          <w:rFonts w:ascii="Arial" w:hAnsi="Arial" w:cs="Arial"/>
          <w:b/>
          <w:bCs/>
          <w:i/>
          <w:sz w:val="22"/>
          <w:szCs w:val="22"/>
        </w:rPr>
      </w:pPr>
      <w:r w:rsidRPr="005E286C">
        <w:rPr>
          <w:rFonts w:ascii="Arial" w:hAnsi="Arial" w:cs="Arial"/>
          <w:sz w:val="22"/>
          <w:szCs w:val="22"/>
        </w:rPr>
        <w:lastRenderedPageBreak/>
        <w:t>The Consultant</w:t>
      </w:r>
      <w:r w:rsidR="0090484B" w:rsidRPr="005E286C">
        <w:rPr>
          <w:rFonts w:ascii="Arial" w:hAnsi="Arial" w:cs="Arial"/>
          <w:sz w:val="22"/>
          <w:szCs w:val="22"/>
        </w:rPr>
        <w:t xml:space="preserve"> shall be responsible for the completion of the work and deliverables as described above and shall report to: </w:t>
      </w:r>
      <w:r w:rsidRPr="005E286C">
        <w:rPr>
          <w:rFonts w:ascii="Arial" w:hAnsi="Arial" w:cs="Arial"/>
          <w:sz w:val="22"/>
          <w:szCs w:val="22"/>
        </w:rPr>
        <w:t>Dr. Don</w:t>
      </w:r>
      <w:r w:rsidR="0090484B" w:rsidRPr="005E286C">
        <w:rPr>
          <w:rFonts w:ascii="Arial" w:hAnsi="Arial" w:cs="Arial"/>
          <w:sz w:val="22"/>
          <w:szCs w:val="22"/>
        </w:rPr>
        <w:t xml:space="preserve"> </w:t>
      </w:r>
      <w:r w:rsidRPr="005E286C">
        <w:rPr>
          <w:rFonts w:ascii="Arial" w:hAnsi="Arial" w:cs="Arial"/>
          <w:sz w:val="22"/>
          <w:szCs w:val="22"/>
        </w:rPr>
        <w:t>Glendenning</w:t>
      </w:r>
      <w:r w:rsidRPr="005E286C">
        <w:rPr>
          <w:rFonts w:ascii="Arial" w:hAnsi="Arial" w:cs="Arial"/>
          <w:b/>
          <w:bCs/>
          <w:i/>
          <w:sz w:val="22"/>
          <w:szCs w:val="22"/>
        </w:rPr>
        <w:t>.</w:t>
      </w:r>
    </w:p>
    <w:p w14:paraId="246203B3" w14:textId="77777777" w:rsidR="00C438AD" w:rsidRPr="005E286C" w:rsidRDefault="00C438AD" w:rsidP="00C438AD">
      <w:pPr>
        <w:pStyle w:val="ListParagraph"/>
        <w:spacing w:after="240"/>
        <w:ind w:left="1437"/>
        <w:rPr>
          <w:rFonts w:ascii="Arial" w:hAnsi="Arial" w:cs="Arial"/>
          <w:b/>
          <w:bCs/>
          <w:i/>
          <w:sz w:val="22"/>
          <w:szCs w:val="22"/>
        </w:rPr>
      </w:pPr>
    </w:p>
    <w:p w14:paraId="1925B6FD" w14:textId="293570F3" w:rsidR="00CD037B" w:rsidRPr="005E286C" w:rsidRDefault="00CD037B" w:rsidP="00CD037B">
      <w:pPr>
        <w:pStyle w:val="SMCentre"/>
        <w:rPr>
          <w:b/>
        </w:rPr>
      </w:pPr>
      <w:r w:rsidRPr="005E286C">
        <w:rPr>
          <w:b/>
        </w:rPr>
        <w:t>APPENDIX B</w:t>
      </w:r>
    </w:p>
    <w:p w14:paraId="56E9BC6F" w14:textId="77777777" w:rsidR="00CD037B" w:rsidRPr="005E286C" w:rsidRDefault="00CD037B" w:rsidP="00CD037B">
      <w:pPr>
        <w:jc w:val="center"/>
        <w:rPr>
          <w:rFonts w:ascii="Arial" w:hAnsi="Arial" w:cs="Arial"/>
          <w:b/>
          <w:bCs/>
          <w:sz w:val="22"/>
          <w:szCs w:val="22"/>
        </w:rPr>
      </w:pPr>
      <w:r w:rsidRPr="005E286C">
        <w:rPr>
          <w:rFonts w:ascii="Arial" w:hAnsi="Arial" w:cs="Arial"/>
          <w:b/>
          <w:bCs/>
          <w:sz w:val="22"/>
          <w:szCs w:val="22"/>
        </w:rPr>
        <w:t>FEES AND PAYMENT</w:t>
      </w:r>
    </w:p>
    <w:p w14:paraId="5FEED4D3" w14:textId="77777777" w:rsidR="00CD037B" w:rsidRPr="005E286C" w:rsidRDefault="00CD037B" w:rsidP="00CD037B">
      <w:pPr>
        <w:rPr>
          <w:rFonts w:ascii="Arial" w:hAnsi="Arial" w:cs="Arial"/>
          <w:b/>
          <w:bCs/>
          <w:sz w:val="22"/>
          <w:szCs w:val="22"/>
        </w:rPr>
      </w:pPr>
    </w:p>
    <w:p w14:paraId="77A2B1B8" w14:textId="175BC9D6" w:rsidR="00CC0884" w:rsidRDefault="00CC0884" w:rsidP="00CD037B">
      <w:pPr>
        <w:rPr>
          <w:rFonts w:ascii="Arial" w:hAnsi="Arial" w:cs="Arial"/>
          <w:bCs/>
          <w:i/>
          <w:sz w:val="22"/>
          <w:szCs w:val="22"/>
        </w:rPr>
      </w:pPr>
      <w:r>
        <w:rPr>
          <w:rFonts w:ascii="Arial" w:hAnsi="Arial" w:cs="Arial"/>
          <w:bCs/>
          <w:i/>
          <w:sz w:val="22"/>
          <w:szCs w:val="22"/>
        </w:rPr>
        <w:t>Project Budget</w:t>
      </w:r>
    </w:p>
    <w:p w14:paraId="375AC293" w14:textId="2C31D465" w:rsidR="00CC0884" w:rsidDel="00584ECD" w:rsidRDefault="00CC0884" w:rsidP="00584ECD">
      <w:pPr>
        <w:rPr>
          <w:del w:id="18" w:author="Brenda Wedge" w:date="2018-04-16T11:06:00Z"/>
          <w:rFonts w:ascii="Arial" w:hAnsi="Arial" w:cs="Arial"/>
          <w:bCs/>
          <w:sz w:val="22"/>
          <w:szCs w:val="22"/>
        </w:rPr>
      </w:pPr>
      <w:r>
        <w:rPr>
          <w:rFonts w:ascii="Arial" w:hAnsi="Arial" w:cs="Arial"/>
          <w:bCs/>
          <w:i/>
          <w:sz w:val="22"/>
          <w:szCs w:val="22"/>
        </w:rPr>
        <w:tab/>
      </w:r>
      <w:del w:id="19" w:author="Brenda Wedge" w:date="2018-04-16T11:06:00Z">
        <w:r w:rsidDel="00584ECD">
          <w:rPr>
            <w:rFonts w:ascii="Arial" w:hAnsi="Arial" w:cs="Arial"/>
            <w:bCs/>
            <w:sz w:val="22"/>
            <w:szCs w:val="22"/>
          </w:rPr>
          <w:delText>Professional fees</w:delText>
        </w:r>
        <w:r w:rsidDel="00584ECD">
          <w:rPr>
            <w:rFonts w:ascii="Arial" w:hAnsi="Arial" w:cs="Arial"/>
            <w:bCs/>
            <w:sz w:val="22"/>
            <w:szCs w:val="22"/>
          </w:rPr>
          <w:tab/>
        </w:r>
        <w:r w:rsidDel="00584ECD">
          <w:rPr>
            <w:rFonts w:ascii="Arial" w:hAnsi="Arial" w:cs="Arial"/>
            <w:bCs/>
            <w:sz w:val="22"/>
            <w:szCs w:val="22"/>
          </w:rPr>
          <w:tab/>
          <w:delText>$25,000</w:delText>
        </w:r>
      </w:del>
    </w:p>
    <w:p w14:paraId="76DC31D0" w14:textId="42FE4299" w:rsidR="00CC0884" w:rsidDel="00584ECD" w:rsidRDefault="00CC0884">
      <w:pPr>
        <w:rPr>
          <w:del w:id="20" w:author="Brenda Wedge" w:date="2018-04-16T11:06:00Z"/>
          <w:rFonts w:ascii="Arial" w:hAnsi="Arial" w:cs="Arial"/>
          <w:bCs/>
          <w:sz w:val="22"/>
          <w:szCs w:val="22"/>
        </w:rPr>
      </w:pPr>
      <w:del w:id="21" w:author="Brenda Wedge" w:date="2018-04-16T11:06:00Z">
        <w:r w:rsidDel="00584ECD">
          <w:rPr>
            <w:rFonts w:ascii="Arial" w:hAnsi="Arial" w:cs="Arial"/>
            <w:bCs/>
            <w:sz w:val="22"/>
            <w:szCs w:val="22"/>
          </w:rPr>
          <w:tab/>
          <w:delText>HST on Professional Fees</w:delText>
        </w:r>
        <w:r w:rsidDel="00584ECD">
          <w:rPr>
            <w:rFonts w:ascii="Arial" w:hAnsi="Arial" w:cs="Arial"/>
            <w:bCs/>
            <w:sz w:val="22"/>
            <w:szCs w:val="22"/>
          </w:rPr>
          <w:tab/>
          <w:delText>$  2,250</w:delText>
        </w:r>
      </w:del>
    </w:p>
    <w:p w14:paraId="66869C41" w14:textId="18348174" w:rsidR="00CC0884" w:rsidRPr="00CC0884" w:rsidDel="00584ECD" w:rsidRDefault="00CC0884">
      <w:pPr>
        <w:rPr>
          <w:del w:id="22" w:author="Brenda Wedge" w:date="2018-04-16T11:06:00Z"/>
          <w:rFonts w:ascii="Arial" w:hAnsi="Arial" w:cs="Arial"/>
          <w:bCs/>
          <w:sz w:val="22"/>
          <w:szCs w:val="22"/>
        </w:rPr>
      </w:pPr>
      <w:del w:id="23" w:author="Brenda Wedge" w:date="2018-04-16T11:06:00Z">
        <w:r w:rsidDel="00584ECD">
          <w:rPr>
            <w:rFonts w:ascii="Arial" w:hAnsi="Arial" w:cs="Arial"/>
            <w:bCs/>
            <w:sz w:val="22"/>
            <w:szCs w:val="22"/>
          </w:rPr>
          <w:tab/>
          <w:delText>Surveys</w:delText>
        </w:r>
        <w:r w:rsidDel="00584ECD">
          <w:rPr>
            <w:rFonts w:ascii="Arial" w:hAnsi="Arial" w:cs="Arial"/>
            <w:bCs/>
            <w:sz w:val="22"/>
            <w:szCs w:val="22"/>
          </w:rPr>
          <w:tab/>
        </w:r>
        <w:r w:rsidDel="00584ECD">
          <w:rPr>
            <w:rFonts w:ascii="Arial" w:hAnsi="Arial" w:cs="Arial"/>
            <w:bCs/>
            <w:sz w:val="22"/>
            <w:szCs w:val="22"/>
          </w:rPr>
          <w:tab/>
        </w:r>
        <w:r w:rsidDel="00584ECD">
          <w:rPr>
            <w:rFonts w:ascii="Arial" w:hAnsi="Arial" w:cs="Arial"/>
            <w:bCs/>
            <w:sz w:val="22"/>
            <w:szCs w:val="22"/>
          </w:rPr>
          <w:tab/>
          <w:delText xml:space="preserve">$  </w:delText>
        </w:r>
        <w:commentRangeStart w:id="24"/>
        <w:r w:rsidDel="00584ECD">
          <w:rPr>
            <w:rFonts w:ascii="Arial" w:hAnsi="Arial" w:cs="Arial"/>
            <w:bCs/>
            <w:sz w:val="22"/>
            <w:szCs w:val="22"/>
          </w:rPr>
          <w:delText>4,801</w:delText>
        </w:r>
        <w:commentRangeEnd w:id="24"/>
        <w:r w:rsidR="000047E3" w:rsidDel="00584ECD">
          <w:rPr>
            <w:rStyle w:val="CommentReference"/>
          </w:rPr>
          <w:commentReference w:id="24"/>
        </w:r>
      </w:del>
    </w:p>
    <w:p w14:paraId="16253F6C" w14:textId="1D0721CB" w:rsidR="00CC0884" w:rsidRDefault="00CC0884">
      <w:pPr>
        <w:rPr>
          <w:ins w:id="25" w:author="Brenda Wedge" w:date="2018-04-16T10:56:00Z"/>
          <w:rFonts w:ascii="Arial" w:hAnsi="Arial" w:cs="Arial"/>
          <w:b/>
          <w:bCs/>
          <w:sz w:val="22"/>
          <w:szCs w:val="22"/>
        </w:rPr>
      </w:pPr>
      <w:del w:id="26" w:author="Brenda Wedge" w:date="2018-04-16T11:06:00Z">
        <w:r w:rsidDel="00584ECD">
          <w:rPr>
            <w:rFonts w:ascii="Arial" w:hAnsi="Arial" w:cs="Arial"/>
            <w:bCs/>
            <w:i/>
            <w:sz w:val="22"/>
            <w:szCs w:val="22"/>
          </w:rPr>
          <w:tab/>
        </w:r>
        <w:r w:rsidDel="00584ECD">
          <w:rPr>
            <w:rFonts w:ascii="Arial" w:hAnsi="Arial" w:cs="Arial"/>
            <w:bCs/>
            <w:i/>
            <w:sz w:val="22"/>
            <w:szCs w:val="22"/>
          </w:rPr>
          <w:tab/>
        </w:r>
        <w:r w:rsidDel="00584ECD">
          <w:rPr>
            <w:rFonts w:ascii="Arial" w:hAnsi="Arial" w:cs="Arial"/>
            <w:b/>
            <w:bCs/>
            <w:sz w:val="22"/>
            <w:szCs w:val="22"/>
          </w:rPr>
          <w:delText>Total</w:delText>
        </w:r>
        <w:r w:rsidDel="00584ECD">
          <w:rPr>
            <w:rFonts w:ascii="Arial" w:hAnsi="Arial" w:cs="Arial"/>
            <w:b/>
            <w:bCs/>
            <w:sz w:val="22"/>
            <w:szCs w:val="22"/>
          </w:rPr>
          <w:tab/>
        </w:r>
        <w:r w:rsidDel="00584ECD">
          <w:rPr>
            <w:rFonts w:ascii="Arial" w:hAnsi="Arial" w:cs="Arial"/>
            <w:b/>
            <w:bCs/>
            <w:sz w:val="22"/>
            <w:szCs w:val="22"/>
          </w:rPr>
          <w:tab/>
        </w:r>
        <w:r w:rsidDel="00584ECD">
          <w:rPr>
            <w:rFonts w:ascii="Arial" w:hAnsi="Arial" w:cs="Arial"/>
            <w:b/>
            <w:bCs/>
            <w:sz w:val="22"/>
            <w:szCs w:val="22"/>
          </w:rPr>
          <w:tab/>
        </w:r>
        <w:r w:rsidDel="00584ECD">
          <w:rPr>
            <w:rFonts w:ascii="Arial" w:hAnsi="Arial" w:cs="Arial"/>
            <w:b/>
            <w:bCs/>
            <w:sz w:val="22"/>
            <w:szCs w:val="22"/>
          </w:rPr>
          <w:tab/>
        </w:r>
        <w:r w:rsidDel="00584ECD">
          <w:rPr>
            <w:rFonts w:ascii="Arial" w:hAnsi="Arial" w:cs="Arial"/>
            <w:b/>
            <w:bCs/>
            <w:sz w:val="22"/>
            <w:szCs w:val="22"/>
          </w:rPr>
          <w:tab/>
        </w:r>
        <w:r w:rsidR="00744E32" w:rsidDel="00584ECD">
          <w:rPr>
            <w:rFonts w:ascii="Arial" w:hAnsi="Arial" w:cs="Arial"/>
            <w:b/>
            <w:bCs/>
            <w:sz w:val="22"/>
            <w:szCs w:val="22"/>
          </w:rPr>
          <w:delText>$32,051</w:delText>
        </w:r>
      </w:del>
    </w:p>
    <w:p w14:paraId="77667EF6" w14:textId="32219B67" w:rsidR="00F432D8" w:rsidRDefault="00F432D8" w:rsidP="00CD037B">
      <w:pPr>
        <w:rPr>
          <w:ins w:id="27" w:author="Brenda Wedge" w:date="2018-04-16T10:56:00Z"/>
          <w:rFonts w:ascii="Arial" w:hAnsi="Arial" w:cs="Arial"/>
          <w:b/>
          <w:bCs/>
          <w:sz w:val="22"/>
          <w:szCs w:val="22"/>
        </w:rPr>
      </w:pPr>
    </w:p>
    <w:p w14:paraId="4E5397F5" w14:textId="77D2C807" w:rsidR="00F432D8" w:rsidRDefault="00F432D8" w:rsidP="00CD037B">
      <w:pPr>
        <w:rPr>
          <w:ins w:id="28" w:author="Brenda Wedge" w:date="2018-04-16T10:57:00Z"/>
          <w:rFonts w:ascii="Arial" w:hAnsi="Arial" w:cs="Arial"/>
          <w:b/>
          <w:bCs/>
          <w:sz w:val="22"/>
          <w:szCs w:val="22"/>
        </w:rPr>
      </w:pPr>
      <w:ins w:id="29" w:author="Brenda Wedge" w:date="2018-04-16T10:56:00Z">
        <w:r>
          <w:rPr>
            <w:rFonts w:ascii="Arial" w:hAnsi="Arial" w:cs="Arial"/>
            <w:b/>
            <w:bCs/>
            <w:sz w:val="22"/>
            <w:szCs w:val="22"/>
          </w:rPr>
          <w:tab/>
          <w:t xml:space="preserve">Professional fees </w:t>
        </w:r>
        <w:r>
          <w:rPr>
            <w:rFonts w:ascii="Arial" w:hAnsi="Arial" w:cs="Arial"/>
            <w:b/>
            <w:bCs/>
            <w:sz w:val="22"/>
            <w:szCs w:val="22"/>
          </w:rPr>
          <w:tab/>
        </w:r>
        <w:r>
          <w:rPr>
            <w:rFonts w:ascii="Arial" w:hAnsi="Arial" w:cs="Arial"/>
            <w:b/>
            <w:bCs/>
            <w:sz w:val="22"/>
            <w:szCs w:val="22"/>
          </w:rPr>
          <w:tab/>
        </w:r>
        <w:commentRangeStart w:id="30"/>
        <w:r>
          <w:rPr>
            <w:rFonts w:ascii="Arial" w:hAnsi="Arial" w:cs="Arial"/>
            <w:b/>
            <w:bCs/>
            <w:sz w:val="22"/>
            <w:szCs w:val="22"/>
          </w:rPr>
          <w:t>$</w:t>
        </w:r>
      </w:ins>
      <w:ins w:id="31" w:author="Brenda Wedge" w:date="2018-04-19T12:21:00Z">
        <w:r w:rsidR="0002651A">
          <w:rPr>
            <w:rFonts w:ascii="Arial" w:hAnsi="Arial" w:cs="Arial"/>
            <w:b/>
            <w:bCs/>
            <w:sz w:val="22"/>
            <w:szCs w:val="22"/>
          </w:rPr>
          <w:t>24,720</w:t>
        </w:r>
      </w:ins>
      <w:commentRangeEnd w:id="30"/>
      <w:ins w:id="32" w:author="Brenda Wedge" w:date="2018-04-19T12:32:00Z">
        <w:r w:rsidR="00233425">
          <w:rPr>
            <w:rStyle w:val="CommentReference"/>
          </w:rPr>
          <w:commentReference w:id="30"/>
        </w:r>
      </w:ins>
    </w:p>
    <w:p w14:paraId="1DF274A6" w14:textId="0D6A67FC" w:rsidR="00F432D8" w:rsidRPr="00F432D8" w:rsidRDefault="00F432D8" w:rsidP="00F432D8">
      <w:pPr>
        <w:tabs>
          <w:tab w:val="left" w:pos="709"/>
          <w:tab w:val="right" w:pos="4395"/>
        </w:tabs>
        <w:rPr>
          <w:ins w:id="33" w:author="Brenda Wedge" w:date="2018-04-16T11:00:00Z"/>
          <w:rFonts w:ascii="Arial" w:hAnsi="Arial" w:cs="Arial"/>
          <w:b/>
          <w:bCs/>
          <w:sz w:val="22"/>
          <w:szCs w:val="22"/>
          <w:u w:val="single"/>
          <w:rPrChange w:id="34" w:author="Brenda Wedge" w:date="2018-04-16T11:01:00Z">
            <w:rPr>
              <w:ins w:id="35" w:author="Brenda Wedge" w:date="2018-04-16T11:00:00Z"/>
              <w:rFonts w:ascii="Arial" w:hAnsi="Arial" w:cs="Arial"/>
              <w:b/>
              <w:bCs/>
              <w:sz w:val="22"/>
              <w:szCs w:val="22"/>
            </w:rPr>
          </w:rPrChange>
        </w:rPr>
      </w:pPr>
      <w:ins w:id="36" w:author="Brenda Wedge" w:date="2018-04-16T10:57:00Z">
        <w:r>
          <w:rPr>
            <w:rFonts w:ascii="Arial" w:hAnsi="Arial" w:cs="Arial"/>
            <w:b/>
            <w:bCs/>
            <w:sz w:val="22"/>
            <w:szCs w:val="22"/>
          </w:rPr>
          <w:tab/>
          <w:t>Disbursements</w:t>
        </w:r>
        <w:r>
          <w:rPr>
            <w:rFonts w:ascii="Arial" w:hAnsi="Arial" w:cs="Arial"/>
            <w:b/>
            <w:bCs/>
            <w:sz w:val="22"/>
            <w:szCs w:val="22"/>
          </w:rPr>
          <w:tab/>
        </w:r>
      </w:ins>
      <w:commentRangeStart w:id="37"/>
      <w:ins w:id="38" w:author="Brenda Wedge" w:date="2018-04-19T12:18:00Z">
        <w:r w:rsidR="0002651A">
          <w:rPr>
            <w:rFonts w:ascii="Arial" w:hAnsi="Arial" w:cs="Arial"/>
            <w:b/>
            <w:bCs/>
            <w:sz w:val="22"/>
            <w:szCs w:val="22"/>
            <w:u w:val="single"/>
          </w:rPr>
          <w:t>3,150</w:t>
        </w:r>
      </w:ins>
      <w:commentRangeEnd w:id="37"/>
      <w:ins w:id="39" w:author="Brenda Wedge" w:date="2018-04-19T12:22:00Z">
        <w:r w:rsidR="0002651A">
          <w:rPr>
            <w:rStyle w:val="CommentReference"/>
          </w:rPr>
          <w:commentReference w:id="37"/>
        </w:r>
      </w:ins>
    </w:p>
    <w:p w14:paraId="2B191EC8" w14:textId="532805F8" w:rsidR="00F432D8" w:rsidRDefault="00F432D8" w:rsidP="00F432D8">
      <w:pPr>
        <w:tabs>
          <w:tab w:val="left" w:pos="709"/>
          <w:tab w:val="right" w:pos="4395"/>
        </w:tabs>
        <w:rPr>
          <w:ins w:id="40" w:author="Brenda Wedge" w:date="2018-04-16T10:58:00Z"/>
          <w:rFonts w:ascii="Arial" w:hAnsi="Arial" w:cs="Arial"/>
          <w:b/>
          <w:bCs/>
          <w:sz w:val="22"/>
          <w:szCs w:val="22"/>
        </w:rPr>
      </w:pPr>
      <w:ins w:id="41" w:author="Brenda Wedge" w:date="2018-04-16T11:00:00Z">
        <w:r>
          <w:rPr>
            <w:rFonts w:ascii="Arial" w:hAnsi="Arial" w:cs="Arial"/>
            <w:b/>
            <w:bCs/>
            <w:sz w:val="22"/>
            <w:szCs w:val="22"/>
          </w:rPr>
          <w:tab/>
        </w:r>
      </w:ins>
      <w:ins w:id="42" w:author="Brenda Wedge" w:date="2018-04-19T12:23:00Z">
        <w:r w:rsidR="0002651A">
          <w:rPr>
            <w:rFonts w:ascii="Arial" w:hAnsi="Arial" w:cs="Arial"/>
            <w:b/>
            <w:bCs/>
            <w:sz w:val="22"/>
            <w:szCs w:val="22"/>
          </w:rPr>
          <w:t>Professional fees &amp; disbursements</w:t>
        </w:r>
        <w:r w:rsidR="0002651A">
          <w:rPr>
            <w:rFonts w:ascii="Arial" w:hAnsi="Arial" w:cs="Arial"/>
            <w:b/>
            <w:bCs/>
            <w:sz w:val="22"/>
            <w:szCs w:val="22"/>
          </w:rPr>
          <w:tab/>
        </w:r>
      </w:ins>
      <w:ins w:id="43" w:author="Brenda Wedge" w:date="2018-04-16T11:00:00Z">
        <w:r>
          <w:rPr>
            <w:rFonts w:ascii="Arial" w:hAnsi="Arial" w:cs="Arial"/>
            <w:b/>
            <w:bCs/>
            <w:sz w:val="22"/>
            <w:szCs w:val="22"/>
          </w:rPr>
          <w:tab/>
        </w:r>
      </w:ins>
      <w:ins w:id="44" w:author="Brenda Wedge" w:date="2018-04-19T12:19:00Z">
        <w:r w:rsidR="0002651A">
          <w:rPr>
            <w:rFonts w:ascii="Arial" w:hAnsi="Arial" w:cs="Arial"/>
            <w:b/>
            <w:bCs/>
            <w:sz w:val="22"/>
            <w:szCs w:val="22"/>
          </w:rPr>
          <w:t>27,870</w:t>
        </w:r>
      </w:ins>
    </w:p>
    <w:p w14:paraId="64B4CD5F" w14:textId="7B8DEBC0" w:rsidR="00F432D8" w:rsidRDefault="00F432D8" w:rsidP="00F432D8">
      <w:pPr>
        <w:tabs>
          <w:tab w:val="left" w:pos="709"/>
          <w:tab w:val="right" w:pos="4395"/>
        </w:tabs>
        <w:rPr>
          <w:ins w:id="45" w:author="Brenda Wedge" w:date="2018-04-16T11:00:00Z"/>
          <w:rFonts w:ascii="Arial" w:hAnsi="Arial" w:cs="Arial"/>
          <w:b/>
          <w:bCs/>
          <w:sz w:val="22"/>
          <w:szCs w:val="22"/>
        </w:rPr>
      </w:pPr>
      <w:ins w:id="46" w:author="Brenda Wedge" w:date="2018-04-16T10:58:00Z">
        <w:r>
          <w:rPr>
            <w:rFonts w:ascii="Arial" w:hAnsi="Arial" w:cs="Arial"/>
            <w:b/>
            <w:bCs/>
            <w:sz w:val="22"/>
            <w:szCs w:val="22"/>
          </w:rPr>
          <w:tab/>
          <w:t>HST</w:t>
        </w:r>
      </w:ins>
      <w:ins w:id="47" w:author="Brenda Wedge" w:date="2018-04-16T10:59:00Z">
        <w:r>
          <w:rPr>
            <w:rFonts w:ascii="Arial" w:hAnsi="Arial" w:cs="Arial"/>
            <w:b/>
            <w:bCs/>
            <w:sz w:val="22"/>
            <w:szCs w:val="22"/>
          </w:rPr>
          <w:tab/>
        </w:r>
      </w:ins>
      <w:ins w:id="48" w:author="Brenda Wedge" w:date="2018-04-19T12:23:00Z">
        <w:r w:rsidR="0002651A">
          <w:rPr>
            <w:rFonts w:ascii="Arial" w:hAnsi="Arial" w:cs="Arial"/>
            <w:b/>
            <w:bCs/>
            <w:sz w:val="22"/>
            <w:szCs w:val="22"/>
          </w:rPr>
          <w:tab/>
        </w:r>
        <w:commentRangeStart w:id="49"/>
        <w:r w:rsidR="0002651A">
          <w:rPr>
            <w:rFonts w:ascii="Arial" w:hAnsi="Arial" w:cs="Arial"/>
            <w:b/>
            <w:bCs/>
            <w:sz w:val="22"/>
            <w:szCs w:val="22"/>
          </w:rPr>
          <w:t xml:space="preserve">  </w:t>
        </w:r>
      </w:ins>
      <w:ins w:id="50" w:author="Brenda Wedge" w:date="2018-04-19T12:20:00Z">
        <w:r w:rsidR="0002651A">
          <w:rPr>
            <w:rFonts w:ascii="Arial" w:hAnsi="Arial" w:cs="Arial"/>
            <w:b/>
            <w:bCs/>
            <w:sz w:val="22"/>
            <w:szCs w:val="22"/>
          </w:rPr>
          <w:t>4,181</w:t>
        </w:r>
      </w:ins>
      <w:commentRangeEnd w:id="49"/>
      <w:ins w:id="51" w:author="Brenda Wedge" w:date="2018-04-19T12:32:00Z">
        <w:r w:rsidR="00233425">
          <w:rPr>
            <w:rStyle w:val="CommentReference"/>
          </w:rPr>
          <w:commentReference w:id="49"/>
        </w:r>
      </w:ins>
    </w:p>
    <w:p w14:paraId="63FCC10B" w14:textId="7AC51CAA" w:rsidR="00F432D8" w:rsidRPr="00CC0884" w:rsidRDefault="00F432D8">
      <w:pPr>
        <w:tabs>
          <w:tab w:val="left" w:pos="709"/>
          <w:tab w:val="right" w:pos="4395"/>
        </w:tabs>
        <w:rPr>
          <w:rFonts w:ascii="Arial" w:hAnsi="Arial" w:cs="Arial"/>
          <w:b/>
          <w:bCs/>
          <w:sz w:val="22"/>
          <w:szCs w:val="22"/>
        </w:rPr>
        <w:pPrChange w:id="52" w:author="Brenda Wedge" w:date="2018-04-16T10:58:00Z">
          <w:pPr/>
        </w:pPrChange>
      </w:pPr>
      <w:ins w:id="53" w:author="Brenda Wedge" w:date="2018-04-16T11:00:00Z">
        <w:r>
          <w:rPr>
            <w:rFonts w:ascii="Arial" w:hAnsi="Arial" w:cs="Arial"/>
            <w:b/>
            <w:bCs/>
            <w:sz w:val="22"/>
            <w:szCs w:val="22"/>
          </w:rPr>
          <w:tab/>
          <w:t>Total</w:t>
        </w:r>
        <w:r>
          <w:rPr>
            <w:rFonts w:ascii="Arial" w:hAnsi="Arial" w:cs="Arial"/>
            <w:b/>
            <w:bCs/>
            <w:sz w:val="22"/>
            <w:szCs w:val="22"/>
          </w:rPr>
          <w:tab/>
        </w:r>
      </w:ins>
      <w:ins w:id="54" w:author="Brenda Wedge" w:date="2018-04-16T11:01:00Z">
        <w:r>
          <w:rPr>
            <w:rFonts w:ascii="Arial" w:hAnsi="Arial" w:cs="Arial"/>
            <w:b/>
            <w:bCs/>
            <w:sz w:val="22"/>
            <w:szCs w:val="22"/>
          </w:rPr>
          <w:tab/>
        </w:r>
      </w:ins>
      <w:ins w:id="55" w:author="Brenda Wedge" w:date="2018-04-19T12:23:00Z">
        <w:r w:rsidR="0002651A">
          <w:rPr>
            <w:rFonts w:ascii="Arial" w:hAnsi="Arial" w:cs="Arial"/>
            <w:b/>
            <w:bCs/>
            <w:sz w:val="22"/>
            <w:szCs w:val="22"/>
          </w:rPr>
          <w:tab/>
        </w:r>
      </w:ins>
      <w:ins w:id="56" w:author="Brenda Wedge" w:date="2018-04-16T11:00:00Z">
        <w:r>
          <w:rPr>
            <w:rFonts w:ascii="Arial" w:hAnsi="Arial" w:cs="Arial"/>
            <w:b/>
            <w:bCs/>
            <w:sz w:val="22"/>
            <w:szCs w:val="22"/>
          </w:rPr>
          <w:t>$</w:t>
        </w:r>
      </w:ins>
      <w:ins w:id="57" w:author="Brenda Wedge" w:date="2018-04-19T12:20:00Z">
        <w:r w:rsidR="0002651A">
          <w:rPr>
            <w:rFonts w:ascii="Arial" w:hAnsi="Arial" w:cs="Arial"/>
            <w:b/>
            <w:bCs/>
            <w:sz w:val="22"/>
            <w:szCs w:val="22"/>
          </w:rPr>
          <w:t>32,051</w:t>
        </w:r>
      </w:ins>
      <w:ins w:id="58" w:author="Brenda Wedge" w:date="2018-04-16T11:00:00Z">
        <w:r>
          <w:rPr>
            <w:rFonts w:ascii="Arial" w:hAnsi="Arial" w:cs="Arial"/>
            <w:b/>
            <w:bCs/>
            <w:sz w:val="22"/>
            <w:szCs w:val="22"/>
          </w:rPr>
          <w:t xml:space="preserve"> </w:t>
        </w:r>
      </w:ins>
    </w:p>
    <w:p w14:paraId="21D545A4" w14:textId="33635758" w:rsidR="00744E32" w:rsidRDefault="00744E32" w:rsidP="00CD037B">
      <w:pPr>
        <w:rPr>
          <w:ins w:id="59" w:author="Brenda Wedge" w:date="2018-04-16T11:03:00Z"/>
          <w:rFonts w:ascii="Arial" w:hAnsi="Arial" w:cs="Arial"/>
          <w:bCs/>
          <w:i/>
          <w:sz w:val="22"/>
          <w:szCs w:val="22"/>
        </w:rPr>
      </w:pPr>
    </w:p>
    <w:p w14:paraId="051AA4D0" w14:textId="596B7E93" w:rsidR="00F432D8" w:rsidRPr="004D2CC4" w:rsidRDefault="00F432D8" w:rsidP="00CD037B">
      <w:pPr>
        <w:rPr>
          <w:ins w:id="60" w:author="Brenda Wedge" w:date="2018-04-16T11:06:00Z"/>
          <w:rFonts w:ascii="Arial" w:hAnsi="Arial" w:cs="Arial"/>
          <w:b/>
          <w:bCs/>
          <w:sz w:val="22"/>
          <w:szCs w:val="22"/>
          <w:rPrChange w:id="61" w:author="Brenda Wedge" w:date="2018-04-17T11:21:00Z">
            <w:rPr>
              <w:ins w:id="62" w:author="Brenda Wedge" w:date="2018-04-16T11:06:00Z"/>
              <w:rFonts w:ascii="Arial" w:hAnsi="Arial" w:cs="Arial"/>
              <w:bCs/>
              <w:sz w:val="22"/>
              <w:szCs w:val="22"/>
            </w:rPr>
          </w:rPrChange>
        </w:rPr>
      </w:pPr>
      <w:ins w:id="63" w:author="Brenda Wedge" w:date="2018-04-16T11:03:00Z">
        <w:r w:rsidRPr="004D2CC4">
          <w:rPr>
            <w:rFonts w:ascii="Arial" w:hAnsi="Arial" w:cs="Arial"/>
            <w:b/>
            <w:bCs/>
            <w:sz w:val="22"/>
            <w:szCs w:val="22"/>
            <w:rPrChange w:id="64" w:author="Brenda Wedge" w:date="2018-04-17T11:21:00Z">
              <w:rPr>
                <w:rFonts w:ascii="Arial" w:hAnsi="Arial" w:cs="Arial"/>
                <w:bCs/>
                <w:sz w:val="22"/>
                <w:szCs w:val="22"/>
              </w:rPr>
            </w:rPrChange>
          </w:rPr>
          <w:t>The assumptions used in determining project disbursements are based on a survey of 6 pages in length</w:t>
        </w:r>
      </w:ins>
      <w:ins w:id="65" w:author="Brenda Wedge" w:date="2018-04-16T11:04:00Z">
        <w:r w:rsidRPr="004D2CC4">
          <w:rPr>
            <w:rFonts w:ascii="Arial" w:hAnsi="Arial" w:cs="Arial"/>
            <w:b/>
            <w:bCs/>
            <w:sz w:val="22"/>
            <w:szCs w:val="22"/>
            <w:rPrChange w:id="66" w:author="Brenda Wedge" w:date="2018-04-17T11:21:00Z">
              <w:rPr>
                <w:rFonts w:ascii="Arial" w:hAnsi="Arial" w:cs="Arial"/>
                <w:bCs/>
                <w:sz w:val="22"/>
                <w:szCs w:val="22"/>
              </w:rPr>
            </w:rPrChange>
          </w:rPr>
          <w:t>, containing a mix of quantitative and qualitative questions, with a maximum number of surveys mailed of 2,300 and a maximum of 330 re</w:t>
        </w:r>
      </w:ins>
      <w:ins w:id="67" w:author="Brenda Wedge" w:date="2018-04-16T11:05:00Z">
        <w:r w:rsidRPr="004D2CC4">
          <w:rPr>
            <w:rFonts w:ascii="Arial" w:hAnsi="Arial" w:cs="Arial"/>
            <w:b/>
            <w:bCs/>
            <w:sz w:val="22"/>
            <w:szCs w:val="22"/>
            <w:rPrChange w:id="68" w:author="Brenda Wedge" w:date="2018-04-17T11:21:00Z">
              <w:rPr>
                <w:rFonts w:ascii="Arial" w:hAnsi="Arial" w:cs="Arial"/>
                <w:bCs/>
                <w:sz w:val="22"/>
                <w:szCs w:val="22"/>
              </w:rPr>
            </w:rPrChange>
          </w:rPr>
          <w:t>turned surveys by mail. Should mail-in responses exceed 330 surveys</w:t>
        </w:r>
        <w:r w:rsidR="00584ECD" w:rsidRPr="004D2CC4">
          <w:rPr>
            <w:rFonts w:ascii="Arial" w:hAnsi="Arial" w:cs="Arial"/>
            <w:b/>
            <w:bCs/>
            <w:sz w:val="22"/>
            <w:szCs w:val="22"/>
            <w:rPrChange w:id="69" w:author="Brenda Wedge" w:date="2018-04-17T11:21:00Z">
              <w:rPr>
                <w:rFonts w:ascii="Arial" w:hAnsi="Arial" w:cs="Arial"/>
                <w:bCs/>
                <w:sz w:val="22"/>
                <w:szCs w:val="22"/>
              </w:rPr>
            </w:rPrChange>
          </w:rPr>
          <w:t xml:space="preserve"> then </w:t>
        </w:r>
      </w:ins>
      <w:ins w:id="70" w:author="Brenda Wedge" w:date="2018-04-16T11:06:00Z">
        <w:r w:rsidR="00584ECD" w:rsidRPr="004D2CC4">
          <w:rPr>
            <w:rFonts w:ascii="Arial" w:hAnsi="Arial" w:cs="Arial"/>
            <w:b/>
            <w:bCs/>
            <w:sz w:val="22"/>
            <w:szCs w:val="22"/>
            <w:rPrChange w:id="71" w:author="Brenda Wedge" w:date="2018-04-17T11:21:00Z">
              <w:rPr>
                <w:rFonts w:ascii="Arial" w:hAnsi="Arial" w:cs="Arial"/>
                <w:bCs/>
                <w:sz w:val="22"/>
                <w:szCs w:val="22"/>
              </w:rPr>
            </w:rPrChange>
          </w:rPr>
          <w:t>costs would increase by $5.88 per survey (return postage and administration).</w:t>
        </w:r>
      </w:ins>
      <w:ins w:id="72" w:author="Brenda Wedge" w:date="2018-04-19T12:36:00Z">
        <w:r w:rsidR="006673CA">
          <w:rPr>
            <w:rFonts w:ascii="Arial" w:hAnsi="Arial" w:cs="Arial"/>
            <w:b/>
            <w:bCs/>
            <w:sz w:val="22"/>
            <w:szCs w:val="22"/>
          </w:rPr>
          <w:t xml:space="preserve"> </w:t>
        </w:r>
      </w:ins>
      <w:ins w:id="73" w:author="Brenda Wedge" w:date="2018-04-19T12:37:00Z">
        <w:r w:rsidR="006673CA">
          <w:rPr>
            <w:rFonts w:ascii="Arial" w:hAnsi="Arial" w:cs="Arial"/>
            <w:b/>
            <w:bCs/>
            <w:sz w:val="22"/>
            <w:szCs w:val="22"/>
          </w:rPr>
          <w:t>If over 330 surveys are returned MRSB would contact Education 20/20 for approval of the additional budget amount b</w:t>
        </w:r>
      </w:ins>
      <w:ins w:id="74" w:author="Brenda Wedge" w:date="2018-04-19T12:36:00Z">
        <w:r w:rsidR="006673CA">
          <w:rPr>
            <w:rFonts w:ascii="Arial" w:hAnsi="Arial" w:cs="Arial"/>
            <w:b/>
            <w:bCs/>
            <w:sz w:val="22"/>
            <w:szCs w:val="22"/>
          </w:rPr>
          <w:t xml:space="preserve">efore proceeding with any </w:t>
        </w:r>
      </w:ins>
      <w:ins w:id="75" w:author="Brenda Wedge" w:date="2018-04-19T12:37:00Z">
        <w:r w:rsidR="006673CA">
          <w:rPr>
            <w:rFonts w:ascii="Arial" w:hAnsi="Arial" w:cs="Arial"/>
            <w:b/>
            <w:bCs/>
            <w:sz w:val="22"/>
            <w:szCs w:val="22"/>
          </w:rPr>
          <w:t>data entry</w:t>
        </w:r>
      </w:ins>
      <w:ins w:id="76" w:author="Brenda Wedge" w:date="2018-04-19T12:38:00Z">
        <w:r w:rsidR="006673CA">
          <w:rPr>
            <w:rFonts w:ascii="Arial" w:hAnsi="Arial" w:cs="Arial"/>
            <w:b/>
            <w:bCs/>
            <w:sz w:val="22"/>
            <w:szCs w:val="22"/>
          </w:rPr>
          <w:t xml:space="preserve"> or </w:t>
        </w:r>
      </w:ins>
      <w:ins w:id="77" w:author="Brenda Wedge" w:date="2018-04-19T12:36:00Z">
        <w:r w:rsidR="006673CA">
          <w:rPr>
            <w:rFonts w:ascii="Arial" w:hAnsi="Arial" w:cs="Arial"/>
            <w:b/>
            <w:bCs/>
            <w:sz w:val="22"/>
            <w:szCs w:val="22"/>
          </w:rPr>
          <w:t xml:space="preserve">analysis of </w:t>
        </w:r>
      </w:ins>
      <w:ins w:id="78" w:author="Brenda Wedge" w:date="2018-04-19T12:38:00Z">
        <w:r w:rsidR="006673CA">
          <w:rPr>
            <w:rFonts w:ascii="Arial" w:hAnsi="Arial" w:cs="Arial"/>
            <w:b/>
            <w:bCs/>
            <w:sz w:val="22"/>
            <w:szCs w:val="22"/>
          </w:rPr>
          <w:t xml:space="preserve">these </w:t>
        </w:r>
      </w:ins>
      <w:ins w:id="79" w:author="Brenda Wedge" w:date="2018-04-19T12:36:00Z">
        <w:r w:rsidR="006673CA">
          <w:rPr>
            <w:rFonts w:ascii="Arial" w:hAnsi="Arial" w:cs="Arial"/>
            <w:b/>
            <w:bCs/>
            <w:sz w:val="22"/>
            <w:szCs w:val="22"/>
          </w:rPr>
          <w:t>additional surveys</w:t>
        </w:r>
      </w:ins>
      <w:ins w:id="80" w:author="Brenda Wedge" w:date="2018-04-19T12:38:00Z">
        <w:r w:rsidR="006673CA">
          <w:rPr>
            <w:rFonts w:ascii="Arial" w:hAnsi="Arial" w:cs="Arial"/>
            <w:b/>
            <w:bCs/>
            <w:sz w:val="22"/>
            <w:szCs w:val="22"/>
          </w:rPr>
          <w:t>.</w:t>
        </w:r>
      </w:ins>
    </w:p>
    <w:p w14:paraId="6D6C51B2" w14:textId="77777777" w:rsidR="00584ECD" w:rsidRPr="00F432D8" w:rsidRDefault="00584ECD" w:rsidP="00CD037B">
      <w:pPr>
        <w:rPr>
          <w:rFonts w:ascii="Arial" w:hAnsi="Arial" w:cs="Arial"/>
          <w:bCs/>
          <w:sz w:val="22"/>
          <w:szCs w:val="22"/>
          <w:rPrChange w:id="81" w:author="Brenda Wedge" w:date="2018-04-16T11:03:00Z">
            <w:rPr>
              <w:rFonts w:ascii="Arial" w:hAnsi="Arial" w:cs="Arial"/>
              <w:bCs/>
              <w:i/>
              <w:sz w:val="22"/>
              <w:szCs w:val="22"/>
            </w:rPr>
          </w:rPrChange>
        </w:rPr>
      </w:pPr>
    </w:p>
    <w:p w14:paraId="68678F12" w14:textId="41E8FA40" w:rsidR="00CD037B" w:rsidRPr="005E286C" w:rsidRDefault="00CD037B" w:rsidP="00CD037B">
      <w:pPr>
        <w:rPr>
          <w:rFonts w:ascii="Arial" w:hAnsi="Arial" w:cs="Arial"/>
          <w:bCs/>
          <w:i/>
          <w:sz w:val="22"/>
          <w:szCs w:val="22"/>
        </w:rPr>
      </w:pPr>
      <w:r w:rsidRPr="005E286C">
        <w:rPr>
          <w:rFonts w:ascii="Arial" w:hAnsi="Arial" w:cs="Arial"/>
          <w:bCs/>
          <w:i/>
          <w:sz w:val="22"/>
          <w:szCs w:val="22"/>
        </w:rPr>
        <w:t>Fees and Payment Schedule:</w:t>
      </w:r>
    </w:p>
    <w:p w14:paraId="0A784714" w14:textId="48A8F757" w:rsidR="00CD037B" w:rsidRPr="005E286C" w:rsidRDefault="00CD037B" w:rsidP="00C04C04">
      <w:pPr>
        <w:numPr>
          <w:ilvl w:val="0"/>
          <w:numId w:val="16"/>
        </w:numPr>
        <w:jc w:val="both"/>
        <w:rPr>
          <w:rFonts w:ascii="Arial" w:hAnsi="Arial" w:cs="Arial"/>
          <w:i/>
          <w:sz w:val="22"/>
          <w:szCs w:val="22"/>
        </w:rPr>
      </w:pPr>
      <w:r w:rsidRPr="005E286C">
        <w:rPr>
          <w:rFonts w:ascii="Arial" w:hAnsi="Arial" w:cs="Arial"/>
          <w:bCs/>
          <w:sz w:val="22"/>
          <w:szCs w:val="22"/>
        </w:rPr>
        <w:t>The Consultant</w:t>
      </w:r>
      <w:r w:rsidRPr="005E286C">
        <w:rPr>
          <w:rFonts w:ascii="Arial" w:hAnsi="Arial" w:cs="Arial"/>
          <w:sz w:val="22"/>
          <w:szCs w:val="22"/>
        </w:rPr>
        <w:t xml:space="preserve"> shall provide the Services for a total fee of $</w:t>
      </w:r>
      <w:ins w:id="82" w:author="Brenda Wedge" w:date="2018-04-19T12:36:00Z">
        <w:r w:rsidR="006673CA">
          <w:rPr>
            <w:rFonts w:ascii="Arial" w:hAnsi="Arial" w:cs="Arial"/>
            <w:sz w:val="22"/>
            <w:szCs w:val="22"/>
          </w:rPr>
          <w:t>32,051</w:t>
        </w:r>
      </w:ins>
      <w:r w:rsidRPr="005E286C">
        <w:rPr>
          <w:rFonts w:ascii="Arial" w:hAnsi="Arial" w:cs="Arial"/>
          <w:sz w:val="22"/>
          <w:szCs w:val="22"/>
        </w:rPr>
        <w:t xml:space="preserve"> </w:t>
      </w:r>
      <w:r w:rsidR="00DB4BB5" w:rsidRPr="005E286C">
        <w:rPr>
          <w:rFonts w:ascii="Arial" w:hAnsi="Arial" w:cs="Arial"/>
          <w:sz w:val="22"/>
          <w:szCs w:val="22"/>
        </w:rPr>
        <w:t>including</w:t>
      </w:r>
      <w:r w:rsidRPr="005E286C">
        <w:rPr>
          <w:rFonts w:ascii="Arial" w:hAnsi="Arial" w:cs="Arial"/>
          <w:sz w:val="22"/>
          <w:szCs w:val="22"/>
        </w:rPr>
        <w:t xml:space="preserve"> applicable taxes to be paid upon receipt of invoice and </w:t>
      </w:r>
      <w:r w:rsidR="00C04C04" w:rsidRPr="005E286C">
        <w:rPr>
          <w:rFonts w:ascii="Arial" w:hAnsi="Arial" w:cs="Arial"/>
          <w:sz w:val="22"/>
          <w:szCs w:val="22"/>
        </w:rPr>
        <w:t xml:space="preserve">provided that </w:t>
      </w:r>
      <w:r w:rsidR="00C04C04" w:rsidRPr="005E286C">
        <w:rPr>
          <w:rFonts w:ascii="Arial" w:hAnsi="Arial" w:cs="Arial"/>
          <w:sz w:val="22"/>
        </w:rPr>
        <w:t>the project is completed to the satisfaction of the Company.</w:t>
      </w:r>
    </w:p>
    <w:p w14:paraId="60C6C218" w14:textId="5D531B72" w:rsidR="00E43C00" w:rsidRPr="005E286C" w:rsidRDefault="00E43C00" w:rsidP="00C04C04">
      <w:pPr>
        <w:numPr>
          <w:ilvl w:val="0"/>
          <w:numId w:val="16"/>
        </w:numPr>
        <w:jc w:val="both"/>
        <w:rPr>
          <w:rFonts w:ascii="Arial" w:hAnsi="Arial" w:cs="Arial"/>
          <w:sz w:val="22"/>
          <w:szCs w:val="22"/>
        </w:rPr>
      </w:pPr>
      <w:r w:rsidRPr="005E286C">
        <w:rPr>
          <w:rFonts w:ascii="Arial" w:hAnsi="Arial" w:cs="Arial"/>
          <w:sz w:val="22"/>
          <w:szCs w:val="22"/>
        </w:rPr>
        <w:t xml:space="preserve">The Company </w:t>
      </w:r>
      <w:r w:rsidR="001E28ED" w:rsidRPr="005E286C">
        <w:rPr>
          <w:rFonts w:ascii="Arial" w:hAnsi="Arial" w:cs="Arial"/>
          <w:sz w:val="22"/>
          <w:szCs w:val="22"/>
        </w:rPr>
        <w:t xml:space="preserve">will pay 30% upon commencement of the project; 30% upon presentation of preliminary findings from interviews and surveys; and 20% upon submission of draft report and 20% upon submission of final report and public presentation. </w:t>
      </w:r>
    </w:p>
    <w:p w14:paraId="4C69ED5A" w14:textId="77777777" w:rsidR="00C04C04" w:rsidRPr="005E286C" w:rsidRDefault="00C04C04" w:rsidP="00C04C04">
      <w:pPr>
        <w:ind w:left="720"/>
        <w:jc w:val="both"/>
        <w:rPr>
          <w:rFonts w:ascii="Arial" w:hAnsi="Arial" w:cs="Arial"/>
          <w:i/>
          <w:sz w:val="22"/>
          <w:szCs w:val="22"/>
        </w:rPr>
      </w:pPr>
    </w:p>
    <w:p w14:paraId="434B8E87" w14:textId="77777777" w:rsidR="00CD037B" w:rsidRPr="005E286C" w:rsidRDefault="00CD037B" w:rsidP="00CD037B">
      <w:pPr>
        <w:jc w:val="both"/>
        <w:rPr>
          <w:rFonts w:ascii="Arial" w:hAnsi="Arial" w:cs="Arial"/>
          <w:i/>
          <w:sz w:val="22"/>
          <w:szCs w:val="22"/>
        </w:rPr>
      </w:pPr>
      <w:r w:rsidRPr="005E286C">
        <w:rPr>
          <w:rFonts w:ascii="Arial" w:hAnsi="Arial" w:cs="Arial"/>
          <w:i/>
          <w:sz w:val="22"/>
          <w:szCs w:val="22"/>
        </w:rPr>
        <w:t>HST Information:</w:t>
      </w:r>
    </w:p>
    <w:p w14:paraId="44A796BA" w14:textId="2824666B" w:rsidR="00CD037B" w:rsidRPr="005E286C" w:rsidRDefault="00CD037B" w:rsidP="00CD037B">
      <w:pPr>
        <w:numPr>
          <w:ilvl w:val="0"/>
          <w:numId w:val="16"/>
        </w:numPr>
        <w:jc w:val="both"/>
        <w:rPr>
          <w:rFonts w:ascii="Arial" w:hAnsi="Arial" w:cs="Arial"/>
          <w:bCs/>
          <w:sz w:val="22"/>
          <w:szCs w:val="22"/>
        </w:rPr>
      </w:pPr>
      <w:r w:rsidRPr="005E286C">
        <w:rPr>
          <w:rFonts w:ascii="Arial" w:hAnsi="Arial" w:cs="Arial"/>
          <w:bCs/>
          <w:sz w:val="22"/>
          <w:szCs w:val="22"/>
        </w:rPr>
        <w:t xml:space="preserve">To receive payment, a valid business invoice </w:t>
      </w:r>
      <w:r w:rsidR="00DB4BB5" w:rsidRPr="005E286C">
        <w:rPr>
          <w:rFonts w:ascii="Arial" w:hAnsi="Arial" w:cs="Arial"/>
          <w:bCs/>
          <w:sz w:val="22"/>
          <w:szCs w:val="22"/>
        </w:rPr>
        <w:t>must be issued to the Company</w:t>
      </w:r>
      <w:r w:rsidRPr="005E286C">
        <w:rPr>
          <w:rFonts w:ascii="Arial" w:hAnsi="Arial" w:cs="Arial"/>
          <w:bCs/>
          <w:sz w:val="22"/>
          <w:szCs w:val="22"/>
        </w:rPr>
        <w:t xml:space="preserve"> containing a HST registration number or information indicating that the business is not required to be registered for HST purposes.</w:t>
      </w:r>
    </w:p>
    <w:p w14:paraId="6C4E348F" w14:textId="77777777" w:rsidR="00CD037B" w:rsidRPr="005E286C" w:rsidRDefault="00CD037B" w:rsidP="00CD037B">
      <w:pPr>
        <w:jc w:val="both"/>
        <w:rPr>
          <w:rFonts w:ascii="Arial" w:hAnsi="Arial" w:cs="Arial"/>
          <w:bCs/>
          <w:sz w:val="22"/>
          <w:szCs w:val="22"/>
        </w:rPr>
      </w:pPr>
    </w:p>
    <w:p w14:paraId="1A33E52F" w14:textId="77777777" w:rsidR="00DB4BB5" w:rsidRPr="005E286C" w:rsidRDefault="00CD037B" w:rsidP="00DB4BB5">
      <w:pPr>
        <w:numPr>
          <w:ilvl w:val="0"/>
          <w:numId w:val="16"/>
        </w:numPr>
        <w:tabs>
          <w:tab w:val="num" w:pos="360"/>
        </w:tabs>
        <w:jc w:val="both"/>
        <w:rPr>
          <w:rFonts w:ascii="Arial" w:hAnsi="Arial" w:cs="Arial"/>
          <w:sz w:val="22"/>
          <w:szCs w:val="22"/>
        </w:rPr>
      </w:pPr>
      <w:r w:rsidRPr="005E286C">
        <w:rPr>
          <w:rFonts w:ascii="Arial" w:hAnsi="Arial" w:cs="Arial"/>
          <w:sz w:val="22"/>
          <w:szCs w:val="22"/>
        </w:rPr>
        <w:t xml:space="preserve">Any HST charged will be calculated at the PEI HST rate. </w:t>
      </w:r>
    </w:p>
    <w:p w14:paraId="1DEA1F0B" w14:textId="77777777" w:rsidR="00DB4BB5" w:rsidRPr="005E286C" w:rsidRDefault="00DB4BB5" w:rsidP="00DB4BB5">
      <w:pPr>
        <w:jc w:val="both"/>
        <w:rPr>
          <w:rFonts w:ascii="Arial" w:hAnsi="Arial"/>
          <w:b/>
        </w:rPr>
      </w:pPr>
    </w:p>
    <w:p w14:paraId="316F2E84" w14:textId="53EBF385" w:rsidR="008F4849" w:rsidRPr="005E286C" w:rsidRDefault="008F4849" w:rsidP="00DB4BB5">
      <w:pPr>
        <w:tabs>
          <w:tab w:val="num" w:pos="360"/>
        </w:tabs>
        <w:ind w:left="720"/>
        <w:jc w:val="both"/>
        <w:rPr>
          <w:rFonts w:ascii="Arial" w:hAnsi="Arial" w:cs="Arial"/>
          <w:sz w:val="22"/>
          <w:szCs w:val="22"/>
        </w:rPr>
      </w:pPr>
      <w:r w:rsidRPr="005E286C">
        <w:rPr>
          <w:rFonts w:ascii="Arial" w:hAnsi="Arial"/>
          <w:b/>
        </w:rPr>
        <w:tab/>
      </w:r>
    </w:p>
    <w:p w14:paraId="6D79DB06" w14:textId="77777777" w:rsidR="00CD037B" w:rsidRPr="005E286C" w:rsidRDefault="00CD037B" w:rsidP="00CD037B">
      <w:pPr>
        <w:spacing w:after="240"/>
        <w:rPr>
          <w:rFonts w:ascii="Arial" w:hAnsi="Arial" w:cs="Arial"/>
          <w:b/>
          <w:bCs/>
          <w:i/>
          <w:sz w:val="22"/>
          <w:szCs w:val="22"/>
        </w:rPr>
      </w:pPr>
    </w:p>
    <w:sectPr w:rsidR="00CD037B" w:rsidRPr="005E286C">
      <w:headerReference w:type="even" r:id="rId12"/>
      <w:headerReference w:type="default" r:id="rId13"/>
      <w:footerReference w:type="even" r:id="rId14"/>
      <w:footerReference w:type="default" r:id="rId15"/>
      <w:pgSz w:w="12240" w:h="15840" w:code="1"/>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4" w:author="Brenda Wedge" w:date="2018-04-16T10:54:00Z" w:initials="BW">
    <w:p w14:paraId="725D36BC" w14:textId="02FF6754" w:rsidR="000047E3" w:rsidRDefault="000047E3">
      <w:pPr>
        <w:pStyle w:val="CommentText"/>
      </w:pPr>
      <w:r>
        <w:rPr>
          <w:rStyle w:val="CommentReference"/>
        </w:rPr>
        <w:annotationRef/>
      </w:r>
      <w:r>
        <w:t xml:space="preserve">HST is also applicable on disbursements and the administration fee for data entry into the database for analysis. HST is estimated at </w:t>
      </w:r>
      <w:r w:rsidR="00F432D8">
        <w:t>$720.</w:t>
      </w:r>
    </w:p>
  </w:comment>
  <w:comment w:id="30" w:author="Brenda Wedge" w:date="2018-04-19T12:32:00Z" w:initials="BW">
    <w:p w14:paraId="25EDCD9D" w14:textId="72723521" w:rsidR="00233425" w:rsidRDefault="00233425">
      <w:pPr>
        <w:pStyle w:val="CommentText"/>
      </w:pPr>
      <w:r>
        <w:rPr>
          <w:rStyle w:val="CommentReference"/>
        </w:rPr>
        <w:annotationRef/>
      </w:r>
      <w:r>
        <w:t xml:space="preserve">This has resulted in a reduction of our consulting fees by $1,930 from our original proposal therefore (as suggested as an approach with Don on our telephone call) we have reduced the number of key stakeholder interviews we will conduct to adjust to the budget available. </w:t>
      </w:r>
    </w:p>
    <w:p w14:paraId="226D1885" w14:textId="4E525E96" w:rsidR="00233425" w:rsidRDefault="00233425">
      <w:pPr>
        <w:pStyle w:val="CommentText"/>
      </w:pPr>
    </w:p>
    <w:p w14:paraId="49038A24" w14:textId="52A4130D" w:rsidR="00233425" w:rsidRDefault="00233425">
      <w:pPr>
        <w:pStyle w:val="CommentText"/>
      </w:pPr>
      <w:r>
        <w:t>Original $25,000 plus $1,650 in professional fees associated with survey administration minus new balance of $24,720.</w:t>
      </w:r>
    </w:p>
    <w:p w14:paraId="7B7BC025" w14:textId="77777777" w:rsidR="006673CA" w:rsidRDefault="006673CA">
      <w:pPr>
        <w:pStyle w:val="CommentText"/>
      </w:pPr>
    </w:p>
  </w:comment>
  <w:comment w:id="37" w:author="Brenda Wedge" w:date="2018-04-19T12:22:00Z" w:initials="BW">
    <w:p w14:paraId="633F9829" w14:textId="77777777" w:rsidR="0002651A" w:rsidRDefault="0002651A">
      <w:pPr>
        <w:pStyle w:val="CommentText"/>
      </w:pPr>
      <w:r>
        <w:rPr>
          <w:rStyle w:val="CommentReference"/>
        </w:rPr>
        <w:annotationRef/>
      </w:r>
      <w:r>
        <w:t>Includes:</w:t>
      </w:r>
    </w:p>
    <w:p w14:paraId="75EFEC76" w14:textId="77777777" w:rsidR="0002651A" w:rsidRDefault="0002651A">
      <w:pPr>
        <w:pStyle w:val="CommentText"/>
      </w:pPr>
      <w:r>
        <w:t>1,656.17</w:t>
      </w:r>
    </w:p>
    <w:p w14:paraId="48389A35" w14:textId="77777777" w:rsidR="0002651A" w:rsidRDefault="0002651A">
      <w:pPr>
        <w:pStyle w:val="CommentText"/>
      </w:pPr>
      <w:r>
        <w:t>379.10</w:t>
      </w:r>
    </w:p>
    <w:p w14:paraId="457E5E0E" w14:textId="44754D40" w:rsidR="0002651A" w:rsidRDefault="0002651A">
      <w:pPr>
        <w:pStyle w:val="CommentText"/>
      </w:pPr>
      <w:r>
        <w:t>290.40</w:t>
      </w:r>
    </w:p>
    <w:p w14:paraId="13126FFD" w14:textId="77777777" w:rsidR="0002651A" w:rsidRDefault="0002651A">
      <w:pPr>
        <w:pStyle w:val="CommentText"/>
      </w:pPr>
      <w:r>
        <w:t>275.00</w:t>
      </w:r>
    </w:p>
    <w:p w14:paraId="3CE63059" w14:textId="77777777" w:rsidR="0002651A" w:rsidRDefault="0002651A">
      <w:pPr>
        <w:pStyle w:val="CommentText"/>
      </w:pPr>
      <w:r>
        <w:t>50.00</w:t>
      </w:r>
    </w:p>
    <w:p w14:paraId="291FD464" w14:textId="77777777" w:rsidR="0002651A" w:rsidRDefault="0002651A">
      <w:pPr>
        <w:pStyle w:val="CommentText"/>
      </w:pPr>
      <w:r>
        <w:t>250.00</w:t>
      </w:r>
    </w:p>
    <w:p w14:paraId="6C5099D8" w14:textId="541BD475" w:rsidR="00233425" w:rsidRDefault="00233425">
      <w:pPr>
        <w:pStyle w:val="CommentText"/>
      </w:pPr>
      <w:r>
        <w:t>250.00</w:t>
      </w:r>
    </w:p>
  </w:comment>
  <w:comment w:id="49" w:author="Brenda Wedge" w:date="2018-04-19T12:32:00Z" w:initials="BW">
    <w:p w14:paraId="4AB2801E" w14:textId="528DD33E" w:rsidR="00233425" w:rsidRDefault="00233425">
      <w:pPr>
        <w:pStyle w:val="CommentText"/>
      </w:pPr>
      <w:r>
        <w:rPr>
          <w:rStyle w:val="CommentReference"/>
        </w:rPr>
        <w:annotationRef/>
      </w:r>
      <w:r>
        <w:t>Charged at 15% - not sure why your previous calculation of HST had been done at 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25D36BC" w15:done="0"/>
  <w15:commentEx w15:paraId="7B7BC025" w15:done="0"/>
  <w15:commentEx w15:paraId="6C5099D8" w15:done="0"/>
  <w15:commentEx w15:paraId="4AB280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5D36BC" w16cid:durableId="1E7EFF63"/>
  <w16cid:commentId w16cid:paraId="7B7BC025" w16cid:durableId="1E830AF4"/>
  <w16cid:commentId w16cid:paraId="6C5099D8" w16cid:durableId="1E830869"/>
  <w16cid:commentId w16cid:paraId="4AB2801E" w16cid:durableId="1E830A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2000D" w14:textId="77777777" w:rsidR="007A5605" w:rsidRDefault="007A5605">
      <w:r>
        <w:separator/>
      </w:r>
    </w:p>
  </w:endnote>
  <w:endnote w:type="continuationSeparator" w:id="0">
    <w:p w14:paraId="0429D808" w14:textId="77777777" w:rsidR="007A5605" w:rsidRDefault="007A5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C7B8D" w14:textId="77777777" w:rsidR="000C477F" w:rsidRDefault="000C47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C9A1B" w14:textId="77777777" w:rsidR="000C477F" w:rsidRDefault="000C47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8BA" w14:textId="77777777" w:rsidR="000C477F" w:rsidRDefault="000C477F">
    <w:pPr>
      <w:pStyle w:val="Footer"/>
      <w:framePr w:wrap="around" w:vAnchor="text" w:hAnchor="margin" w:xAlign="right" w:y="1"/>
      <w:rPr>
        <w:rStyle w:val="PageNumbe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PAGE  </w:instrText>
    </w:r>
    <w:r>
      <w:rPr>
        <w:rStyle w:val="PageNumber"/>
        <w:rFonts w:ascii="Arial" w:hAnsi="Arial" w:cs="Arial"/>
        <w:sz w:val="22"/>
      </w:rPr>
      <w:fldChar w:fldCharType="separate"/>
    </w:r>
    <w:r w:rsidR="00A16F2D">
      <w:rPr>
        <w:rStyle w:val="PageNumber"/>
        <w:rFonts w:ascii="Arial" w:hAnsi="Arial" w:cs="Arial"/>
        <w:noProof/>
        <w:sz w:val="22"/>
      </w:rPr>
      <w:t>1</w:t>
    </w:r>
    <w:r>
      <w:rPr>
        <w:rStyle w:val="PageNumber"/>
        <w:rFonts w:ascii="Arial" w:hAnsi="Arial" w:cs="Arial"/>
        <w:sz w:val="22"/>
      </w:rPr>
      <w:fldChar w:fldCharType="end"/>
    </w:r>
  </w:p>
  <w:p w14:paraId="523A52B9" w14:textId="77777777" w:rsidR="000C477F" w:rsidRDefault="000C477F">
    <w:pPr>
      <w:pStyle w:val="Footer"/>
      <w:ind w:right="360"/>
      <w:rPr>
        <w:color w:val="808080"/>
        <w:sz w:val="16"/>
      </w:rPr>
    </w:pPr>
    <w:r>
      <w:rPr>
        <w:color w:val="808080"/>
        <w:sz w:val="16"/>
      </w:rPr>
      <w:tab/>
    </w:r>
    <w:r>
      <w:rPr>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70FDE3" w14:textId="77777777" w:rsidR="007A5605" w:rsidRDefault="007A5605">
      <w:r>
        <w:separator/>
      </w:r>
    </w:p>
  </w:footnote>
  <w:footnote w:type="continuationSeparator" w:id="0">
    <w:p w14:paraId="6D392E7C" w14:textId="77777777" w:rsidR="007A5605" w:rsidRDefault="007A5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B121E" w14:textId="77777777" w:rsidR="000C477F" w:rsidRDefault="000C477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92E18A" w14:textId="77777777" w:rsidR="000C477F" w:rsidRDefault="000C47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1672644"/>
      <w:docPartObj>
        <w:docPartGallery w:val="Watermarks"/>
        <w:docPartUnique/>
      </w:docPartObj>
    </w:sdtPr>
    <w:sdtEndPr>
      <w:rPr>
        <w:rStyle w:val="PageNumber"/>
      </w:rPr>
    </w:sdtEndPr>
    <w:sdtContent>
      <w:p w14:paraId="3E2A7E05" w14:textId="25D12694" w:rsidR="000C477F" w:rsidRDefault="007A5605">
        <w:pPr>
          <w:pStyle w:val="Header"/>
          <w:framePr w:wrap="around" w:vAnchor="text" w:hAnchor="margin" w:xAlign="center" w:y="1"/>
          <w:rPr>
            <w:rStyle w:val="PageNumber"/>
          </w:rPr>
        </w:pPr>
        <w:r>
          <w:rPr>
            <w:rStyle w:val="PageNumber"/>
          </w:rPr>
          <w:pict w14:anchorId="484CA4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7F314E0B" w14:textId="77777777" w:rsidR="000C477F" w:rsidRDefault="000C477F">
    <w:pPr>
      <w:pStyle w:val="Header"/>
      <w:rPr>
        <w:color w:val="808080"/>
        <w:sz w:val="16"/>
      </w:rPr>
    </w:pPr>
    <w:r>
      <w:rPr>
        <w:color w:val="808080"/>
        <w:sz w:val="16"/>
      </w:rPr>
      <w:tab/>
    </w:r>
    <w:r>
      <w:rPr>
        <w:color w:val="808080"/>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E313F"/>
    <w:multiLevelType w:val="hybridMultilevel"/>
    <w:tmpl w:val="2794DF1E"/>
    <w:lvl w:ilvl="0" w:tplc="75F4A0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52F81"/>
    <w:multiLevelType w:val="hybridMultilevel"/>
    <w:tmpl w:val="56C8A2D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6322817"/>
    <w:multiLevelType w:val="hybridMultilevel"/>
    <w:tmpl w:val="6ACA4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B378E"/>
    <w:multiLevelType w:val="hybridMultilevel"/>
    <w:tmpl w:val="85B27410"/>
    <w:lvl w:ilvl="0" w:tplc="E8D862E0">
      <w:start w:val="1"/>
      <w:numFmt w:val="decimal"/>
      <w:lvlText w:val="%1."/>
      <w:lvlJc w:val="left"/>
      <w:pPr>
        <w:ind w:left="1437" w:hanging="870"/>
      </w:pPr>
      <w:rPr>
        <w:rFonts w:hint="default"/>
        <w:color w:val="auto"/>
      </w:rPr>
    </w:lvl>
    <w:lvl w:ilvl="1" w:tplc="10090019">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5" w15:restartNumberingAfterBreak="0">
    <w:nsid w:val="1BCF1435"/>
    <w:multiLevelType w:val="hybridMultilevel"/>
    <w:tmpl w:val="9F0E6FB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DE6347C"/>
    <w:multiLevelType w:val="hybridMultilevel"/>
    <w:tmpl w:val="92AE9E5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1E06057B"/>
    <w:multiLevelType w:val="hybridMultilevel"/>
    <w:tmpl w:val="052EF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426F4"/>
    <w:multiLevelType w:val="hybridMultilevel"/>
    <w:tmpl w:val="EB3ABDAE"/>
    <w:lvl w:ilvl="0" w:tplc="5ACE0C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55A79"/>
    <w:multiLevelType w:val="hybridMultilevel"/>
    <w:tmpl w:val="2CB8D5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A3EAB"/>
    <w:multiLevelType w:val="hybridMultilevel"/>
    <w:tmpl w:val="CC02E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033B5"/>
    <w:multiLevelType w:val="hybridMultilevel"/>
    <w:tmpl w:val="BC80EC9A"/>
    <w:name w:val="LK2222"/>
    <w:lvl w:ilvl="0" w:tplc="FA4E459E">
      <w:start w:val="1"/>
      <w:numFmt w:val="decimal"/>
      <w:lvlText w:val="%1."/>
      <w:lvlJc w:val="left"/>
      <w:pPr>
        <w:ind w:left="720" w:hanging="360"/>
      </w:pPr>
      <w:rPr>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BF452DF"/>
    <w:multiLevelType w:val="hybridMultilevel"/>
    <w:tmpl w:val="A34E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CD6590"/>
    <w:multiLevelType w:val="hybridMultilevel"/>
    <w:tmpl w:val="06CC0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96443C"/>
    <w:multiLevelType w:val="hybridMultilevel"/>
    <w:tmpl w:val="96EEC3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B3E3CF6"/>
    <w:multiLevelType w:val="hybridMultilevel"/>
    <w:tmpl w:val="E2FC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2C69FC"/>
    <w:multiLevelType w:val="hybridMultilevel"/>
    <w:tmpl w:val="48D6C4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A0C43B6"/>
    <w:multiLevelType w:val="hybridMultilevel"/>
    <w:tmpl w:val="A4B06DB0"/>
    <w:lvl w:ilvl="0" w:tplc="04090019">
      <w:start w:val="1"/>
      <w:numFmt w:val="lowerLetter"/>
      <w:lvlText w:val="%1."/>
      <w:lvlJc w:val="left"/>
      <w:pPr>
        <w:ind w:left="1797" w:hanging="360"/>
      </w:pPr>
      <w:rPr>
        <w:rFonts w:hint="default"/>
        <w:color w:val="auto"/>
      </w:rPr>
    </w:lvl>
    <w:lvl w:ilvl="1" w:tplc="10090019">
      <w:start w:val="1"/>
      <w:numFmt w:val="lowerLetter"/>
      <w:lvlText w:val="%2."/>
      <w:lvlJc w:val="left"/>
      <w:pPr>
        <w:ind w:left="2517" w:hanging="360"/>
      </w:pPr>
    </w:lvl>
    <w:lvl w:ilvl="2" w:tplc="1009001B" w:tentative="1">
      <w:start w:val="1"/>
      <w:numFmt w:val="lowerRoman"/>
      <w:lvlText w:val="%3."/>
      <w:lvlJc w:val="right"/>
      <w:pPr>
        <w:ind w:left="3237" w:hanging="180"/>
      </w:pPr>
    </w:lvl>
    <w:lvl w:ilvl="3" w:tplc="1009000F" w:tentative="1">
      <w:start w:val="1"/>
      <w:numFmt w:val="decimal"/>
      <w:lvlText w:val="%4."/>
      <w:lvlJc w:val="left"/>
      <w:pPr>
        <w:ind w:left="3957" w:hanging="360"/>
      </w:pPr>
    </w:lvl>
    <w:lvl w:ilvl="4" w:tplc="10090019" w:tentative="1">
      <w:start w:val="1"/>
      <w:numFmt w:val="lowerLetter"/>
      <w:lvlText w:val="%5."/>
      <w:lvlJc w:val="left"/>
      <w:pPr>
        <w:ind w:left="4677" w:hanging="360"/>
      </w:pPr>
    </w:lvl>
    <w:lvl w:ilvl="5" w:tplc="1009001B" w:tentative="1">
      <w:start w:val="1"/>
      <w:numFmt w:val="lowerRoman"/>
      <w:lvlText w:val="%6."/>
      <w:lvlJc w:val="right"/>
      <w:pPr>
        <w:ind w:left="5397" w:hanging="180"/>
      </w:pPr>
    </w:lvl>
    <w:lvl w:ilvl="6" w:tplc="1009000F" w:tentative="1">
      <w:start w:val="1"/>
      <w:numFmt w:val="decimal"/>
      <w:lvlText w:val="%7."/>
      <w:lvlJc w:val="left"/>
      <w:pPr>
        <w:ind w:left="6117" w:hanging="360"/>
      </w:pPr>
    </w:lvl>
    <w:lvl w:ilvl="7" w:tplc="10090019" w:tentative="1">
      <w:start w:val="1"/>
      <w:numFmt w:val="lowerLetter"/>
      <w:lvlText w:val="%8."/>
      <w:lvlJc w:val="left"/>
      <w:pPr>
        <w:ind w:left="6837" w:hanging="360"/>
      </w:pPr>
    </w:lvl>
    <w:lvl w:ilvl="8" w:tplc="1009001B" w:tentative="1">
      <w:start w:val="1"/>
      <w:numFmt w:val="lowerRoman"/>
      <w:lvlText w:val="%9."/>
      <w:lvlJc w:val="right"/>
      <w:pPr>
        <w:ind w:left="7557" w:hanging="180"/>
      </w:pPr>
    </w:lvl>
  </w:abstractNum>
  <w:abstractNum w:abstractNumId="18" w15:restartNumberingAfterBreak="0">
    <w:nsid w:val="6967648F"/>
    <w:multiLevelType w:val="singleLevel"/>
    <w:tmpl w:val="53FA286A"/>
    <w:lvl w:ilvl="0">
      <w:start w:val="1"/>
      <w:numFmt w:val="lowerLetter"/>
      <w:lvlText w:val="(%1)"/>
      <w:lvlJc w:val="left"/>
      <w:pPr>
        <w:tabs>
          <w:tab w:val="num" w:pos="1440"/>
        </w:tabs>
        <w:ind w:left="1440" w:hanging="720"/>
      </w:pPr>
      <w:rPr>
        <w:rFonts w:hint="default"/>
      </w:rPr>
    </w:lvl>
  </w:abstractNum>
  <w:abstractNum w:abstractNumId="19" w15:restartNumberingAfterBreak="0">
    <w:nsid w:val="6B795374"/>
    <w:multiLevelType w:val="hybridMultilevel"/>
    <w:tmpl w:val="9592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D224C2"/>
    <w:multiLevelType w:val="hybridMultilevel"/>
    <w:tmpl w:val="9F0E6FB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3A67FA3"/>
    <w:multiLevelType w:val="hybridMultilevel"/>
    <w:tmpl w:val="D7C066C4"/>
    <w:lvl w:ilvl="0" w:tplc="04090017">
      <w:start w:val="1"/>
      <w:numFmt w:val="lowerLetter"/>
      <w:lvlText w:val="%1)"/>
      <w:lvlJc w:val="left"/>
      <w:pPr>
        <w:ind w:left="2157" w:hanging="360"/>
      </w:pPr>
    </w:lvl>
    <w:lvl w:ilvl="1" w:tplc="04090019" w:tentative="1">
      <w:start w:val="1"/>
      <w:numFmt w:val="lowerLetter"/>
      <w:lvlText w:val="%2."/>
      <w:lvlJc w:val="left"/>
      <w:pPr>
        <w:ind w:left="2877" w:hanging="360"/>
      </w:pPr>
    </w:lvl>
    <w:lvl w:ilvl="2" w:tplc="0409001B" w:tentative="1">
      <w:start w:val="1"/>
      <w:numFmt w:val="lowerRoman"/>
      <w:lvlText w:val="%3."/>
      <w:lvlJc w:val="right"/>
      <w:pPr>
        <w:ind w:left="3597" w:hanging="180"/>
      </w:pPr>
    </w:lvl>
    <w:lvl w:ilvl="3" w:tplc="0409000F" w:tentative="1">
      <w:start w:val="1"/>
      <w:numFmt w:val="decimal"/>
      <w:lvlText w:val="%4."/>
      <w:lvlJc w:val="left"/>
      <w:pPr>
        <w:ind w:left="4317" w:hanging="360"/>
      </w:pPr>
    </w:lvl>
    <w:lvl w:ilvl="4" w:tplc="04090019" w:tentative="1">
      <w:start w:val="1"/>
      <w:numFmt w:val="lowerLetter"/>
      <w:lvlText w:val="%5."/>
      <w:lvlJc w:val="left"/>
      <w:pPr>
        <w:ind w:left="5037" w:hanging="360"/>
      </w:pPr>
    </w:lvl>
    <w:lvl w:ilvl="5" w:tplc="0409001B" w:tentative="1">
      <w:start w:val="1"/>
      <w:numFmt w:val="lowerRoman"/>
      <w:lvlText w:val="%6."/>
      <w:lvlJc w:val="right"/>
      <w:pPr>
        <w:ind w:left="5757" w:hanging="180"/>
      </w:pPr>
    </w:lvl>
    <w:lvl w:ilvl="6" w:tplc="0409000F" w:tentative="1">
      <w:start w:val="1"/>
      <w:numFmt w:val="decimal"/>
      <w:lvlText w:val="%7."/>
      <w:lvlJc w:val="left"/>
      <w:pPr>
        <w:ind w:left="6477" w:hanging="360"/>
      </w:pPr>
    </w:lvl>
    <w:lvl w:ilvl="7" w:tplc="04090019" w:tentative="1">
      <w:start w:val="1"/>
      <w:numFmt w:val="lowerLetter"/>
      <w:lvlText w:val="%8."/>
      <w:lvlJc w:val="left"/>
      <w:pPr>
        <w:ind w:left="7197" w:hanging="360"/>
      </w:pPr>
    </w:lvl>
    <w:lvl w:ilvl="8" w:tplc="0409001B" w:tentative="1">
      <w:start w:val="1"/>
      <w:numFmt w:val="lowerRoman"/>
      <w:lvlText w:val="%9."/>
      <w:lvlJc w:val="right"/>
      <w:pPr>
        <w:ind w:left="7917" w:hanging="180"/>
      </w:pPr>
    </w:lvl>
  </w:abstractNum>
  <w:num w:numId="1">
    <w:abstractNumId w:val="18"/>
  </w:num>
  <w:num w:numId="2">
    <w:abstractNumId w:val="15"/>
  </w:num>
  <w:num w:numId="3">
    <w:abstractNumId w:val="12"/>
  </w:num>
  <w:num w:numId="4">
    <w:abstractNumId w:val="8"/>
  </w:num>
  <w:num w:numId="5">
    <w:abstractNumId w:val="7"/>
  </w:num>
  <w:num w:numId="6">
    <w:abstractNumId w:val="0"/>
  </w:num>
  <w:num w:numId="7">
    <w:abstractNumId w:val="3"/>
  </w:num>
  <w:num w:numId="8">
    <w:abstractNumId w:val="6"/>
  </w:num>
  <w:num w:numId="9">
    <w:abstractNumId w:val="2"/>
  </w:num>
  <w:num w:numId="10">
    <w:abstractNumId w:val="10"/>
  </w:num>
  <w:num w:numId="11">
    <w:abstractNumId w:val="5"/>
  </w:num>
  <w:num w:numId="12">
    <w:abstractNumId w:val="4"/>
  </w:num>
  <w:num w:numId="13">
    <w:abstractNumId w:val="21"/>
  </w:num>
  <w:num w:numId="14">
    <w:abstractNumId w:val="1"/>
  </w:num>
  <w:num w:numId="15">
    <w:abstractNumId w:val="17"/>
  </w:num>
  <w:num w:numId="16">
    <w:abstractNumId w:val="11"/>
  </w:num>
  <w:num w:numId="17">
    <w:abstractNumId w:val="20"/>
  </w:num>
  <w:num w:numId="18">
    <w:abstractNumId w:val="9"/>
  </w:num>
  <w:num w:numId="19">
    <w:abstractNumId w:val="19"/>
  </w:num>
  <w:num w:numId="20">
    <w:abstractNumId w:val="13"/>
  </w:num>
  <w:num w:numId="21">
    <w:abstractNumId w:val="16"/>
  </w:num>
  <w:num w:numId="2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enda Wedge">
    <w15:presenceInfo w15:providerId="Windows Live" w15:userId="ce4ee3f76a5cd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AFD"/>
    <w:rsid w:val="000009B6"/>
    <w:rsid w:val="00000B52"/>
    <w:rsid w:val="000047E3"/>
    <w:rsid w:val="00013BE6"/>
    <w:rsid w:val="0002651A"/>
    <w:rsid w:val="0002665D"/>
    <w:rsid w:val="00027653"/>
    <w:rsid w:val="0003164C"/>
    <w:rsid w:val="00035DDF"/>
    <w:rsid w:val="000511F8"/>
    <w:rsid w:val="000539A3"/>
    <w:rsid w:val="00055A87"/>
    <w:rsid w:val="00077998"/>
    <w:rsid w:val="00082A39"/>
    <w:rsid w:val="00084A0A"/>
    <w:rsid w:val="00093BDD"/>
    <w:rsid w:val="000A3BAB"/>
    <w:rsid w:val="000B6C58"/>
    <w:rsid w:val="000B74FA"/>
    <w:rsid w:val="000C477F"/>
    <w:rsid w:val="000D394A"/>
    <w:rsid w:val="000E6D41"/>
    <w:rsid w:val="000F120C"/>
    <w:rsid w:val="000F5E87"/>
    <w:rsid w:val="00111E74"/>
    <w:rsid w:val="00126D75"/>
    <w:rsid w:val="001270DC"/>
    <w:rsid w:val="00141067"/>
    <w:rsid w:val="0016752D"/>
    <w:rsid w:val="00171A6E"/>
    <w:rsid w:val="00181814"/>
    <w:rsid w:val="001C7AC2"/>
    <w:rsid w:val="001D2F53"/>
    <w:rsid w:val="001D7DCC"/>
    <w:rsid w:val="001E28ED"/>
    <w:rsid w:val="001E3630"/>
    <w:rsid w:val="001F686D"/>
    <w:rsid w:val="00233425"/>
    <w:rsid w:val="00284E24"/>
    <w:rsid w:val="00292A68"/>
    <w:rsid w:val="002B5E58"/>
    <w:rsid w:val="002F540A"/>
    <w:rsid w:val="002F6DF7"/>
    <w:rsid w:val="00315BC9"/>
    <w:rsid w:val="0032701C"/>
    <w:rsid w:val="00351621"/>
    <w:rsid w:val="003522DB"/>
    <w:rsid w:val="0036743A"/>
    <w:rsid w:val="00373028"/>
    <w:rsid w:val="003A5A43"/>
    <w:rsid w:val="003A7248"/>
    <w:rsid w:val="003B3236"/>
    <w:rsid w:val="003B690D"/>
    <w:rsid w:val="003B6B1E"/>
    <w:rsid w:val="003C0D9C"/>
    <w:rsid w:val="003C4F8E"/>
    <w:rsid w:val="003C5415"/>
    <w:rsid w:val="003F6444"/>
    <w:rsid w:val="00414E86"/>
    <w:rsid w:val="00425DF1"/>
    <w:rsid w:val="00425F4E"/>
    <w:rsid w:val="004313C7"/>
    <w:rsid w:val="004364DA"/>
    <w:rsid w:val="00450E77"/>
    <w:rsid w:val="00463380"/>
    <w:rsid w:val="004713F3"/>
    <w:rsid w:val="00481079"/>
    <w:rsid w:val="00495B0C"/>
    <w:rsid w:val="004B1B33"/>
    <w:rsid w:val="004B246D"/>
    <w:rsid w:val="004C0FDA"/>
    <w:rsid w:val="004C574A"/>
    <w:rsid w:val="004D2CC4"/>
    <w:rsid w:val="004F26A2"/>
    <w:rsid w:val="004F35A9"/>
    <w:rsid w:val="0050331B"/>
    <w:rsid w:val="00532EA8"/>
    <w:rsid w:val="0054436C"/>
    <w:rsid w:val="00556317"/>
    <w:rsid w:val="00571923"/>
    <w:rsid w:val="00575808"/>
    <w:rsid w:val="00575B33"/>
    <w:rsid w:val="00581232"/>
    <w:rsid w:val="00584ECD"/>
    <w:rsid w:val="005866B9"/>
    <w:rsid w:val="00586FC5"/>
    <w:rsid w:val="005976A0"/>
    <w:rsid w:val="005B00F6"/>
    <w:rsid w:val="005B421B"/>
    <w:rsid w:val="005B6E4A"/>
    <w:rsid w:val="005D2BAD"/>
    <w:rsid w:val="005D7D2E"/>
    <w:rsid w:val="005E286C"/>
    <w:rsid w:val="006043EE"/>
    <w:rsid w:val="006326A9"/>
    <w:rsid w:val="00660E3E"/>
    <w:rsid w:val="0066177E"/>
    <w:rsid w:val="006673CA"/>
    <w:rsid w:val="006862AE"/>
    <w:rsid w:val="006945DA"/>
    <w:rsid w:val="006B29F9"/>
    <w:rsid w:val="006C4024"/>
    <w:rsid w:val="006C5471"/>
    <w:rsid w:val="006E6926"/>
    <w:rsid w:val="00705EE1"/>
    <w:rsid w:val="0072232A"/>
    <w:rsid w:val="00723519"/>
    <w:rsid w:val="007350CF"/>
    <w:rsid w:val="0073553B"/>
    <w:rsid w:val="007375B7"/>
    <w:rsid w:val="00744E32"/>
    <w:rsid w:val="007A5605"/>
    <w:rsid w:val="007B04ED"/>
    <w:rsid w:val="007F73B0"/>
    <w:rsid w:val="00810652"/>
    <w:rsid w:val="00823506"/>
    <w:rsid w:val="00834A55"/>
    <w:rsid w:val="008504AE"/>
    <w:rsid w:val="00853DB9"/>
    <w:rsid w:val="008614B1"/>
    <w:rsid w:val="0086420B"/>
    <w:rsid w:val="0086564A"/>
    <w:rsid w:val="00886272"/>
    <w:rsid w:val="008879BF"/>
    <w:rsid w:val="008A4896"/>
    <w:rsid w:val="008A7CA3"/>
    <w:rsid w:val="008C5F8D"/>
    <w:rsid w:val="008C64A3"/>
    <w:rsid w:val="008C6871"/>
    <w:rsid w:val="008F0D94"/>
    <w:rsid w:val="008F30E6"/>
    <w:rsid w:val="008F4849"/>
    <w:rsid w:val="0090484B"/>
    <w:rsid w:val="00933E57"/>
    <w:rsid w:val="0094751C"/>
    <w:rsid w:val="009718DE"/>
    <w:rsid w:val="009A266C"/>
    <w:rsid w:val="009C176F"/>
    <w:rsid w:val="009E31E0"/>
    <w:rsid w:val="009E3E43"/>
    <w:rsid w:val="00A0504B"/>
    <w:rsid w:val="00A07CD6"/>
    <w:rsid w:val="00A123DC"/>
    <w:rsid w:val="00A12B76"/>
    <w:rsid w:val="00A16F2D"/>
    <w:rsid w:val="00A31981"/>
    <w:rsid w:val="00A35F41"/>
    <w:rsid w:val="00A451BC"/>
    <w:rsid w:val="00A62698"/>
    <w:rsid w:val="00A82406"/>
    <w:rsid w:val="00A830AF"/>
    <w:rsid w:val="00A87184"/>
    <w:rsid w:val="00AA1CB5"/>
    <w:rsid w:val="00AB042E"/>
    <w:rsid w:val="00AB4EDA"/>
    <w:rsid w:val="00B201DC"/>
    <w:rsid w:val="00B34FD6"/>
    <w:rsid w:val="00B50CA2"/>
    <w:rsid w:val="00B85995"/>
    <w:rsid w:val="00B93854"/>
    <w:rsid w:val="00BB7CAF"/>
    <w:rsid w:val="00BB7D80"/>
    <w:rsid w:val="00BC37C4"/>
    <w:rsid w:val="00BD1A60"/>
    <w:rsid w:val="00BD7016"/>
    <w:rsid w:val="00BE52E2"/>
    <w:rsid w:val="00BE61DE"/>
    <w:rsid w:val="00BF7E7D"/>
    <w:rsid w:val="00C04A8D"/>
    <w:rsid w:val="00C04C04"/>
    <w:rsid w:val="00C16D40"/>
    <w:rsid w:val="00C438AD"/>
    <w:rsid w:val="00C741DB"/>
    <w:rsid w:val="00C8029E"/>
    <w:rsid w:val="00C81E02"/>
    <w:rsid w:val="00C821F4"/>
    <w:rsid w:val="00C93386"/>
    <w:rsid w:val="00CA6646"/>
    <w:rsid w:val="00CB0D25"/>
    <w:rsid w:val="00CB3A4F"/>
    <w:rsid w:val="00CB558B"/>
    <w:rsid w:val="00CC0884"/>
    <w:rsid w:val="00CD037B"/>
    <w:rsid w:val="00CE0D58"/>
    <w:rsid w:val="00CE23DA"/>
    <w:rsid w:val="00CE467A"/>
    <w:rsid w:val="00CE4DE1"/>
    <w:rsid w:val="00D0388B"/>
    <w:rsid w:val="00D149B8"/>
    <w:rsid w:val="00D3777B"/>
    <w:rsid w:val="00D37A3E"/>
    <w:rsid w:val="00D44363"/>
    <w:rsid w:val="00D90BA8"/>
    <w:rsid w:val="00DA2AAA"/>
    <w:rsid w:val="00DB4BB5"/>
    <w:rsid w:val="00DC47E3"/>
    <w:rsid w:val="00DD283F"/>
    <w:rsid w:val="00E00651"/>
    <w:rsid w:val="00E0131B"/>
    <w:rsid w:val="00E02A1A"/>
    <w:rsid w:val="00E07E5C"/>
    <w:rsid w:val="00E20866"/>
    <w:rsid w:val="00E33F3B"/>
    <w:rsid w:val="00E43C00"/>
    <w:rsid w:val="00E50442"/>
    <w:rsid w:val="00E70E9B"/>
    <w:rsid w:val="00E71DC4"/>
    <w:rsid w:val="00E73094"/>
    <w:rsid w:val="00E738AA"/>
    <w:rsid w:val="00E82096"/>
    <w:rsid w:val="00EA7E7D"/>
    <w:rsid w:val="00ED7374"/>
    <w:rsid w:val="00F013C2"/>
    <w:rsid w:val="00F02AFD"/>
    <w:rsid w:val="00F432D8"/>
    <w:rsid w:val="00F75306"/>
    <w:rsid w:val="00F85FFB"/>
    <w:rsid w:val="00F95C5D"/>
    <w:rsid w:val="00FA7308"/>
    <w:rsid w:val="00FC504E"/>
    <w:rsid w:val="00FD3F1E"/>
    <w:rsid w:val="00FE6D16"/>
    <w:rsid w:val="00FE7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5AA3018"/>
  <w15:docId w15:val="{CF3F9BD9-6B82-4BA1-9D6B-36713EA28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szCs w:val="20"/>
    </w:rPr>
  </w:style>
  <w:style w:type="paragraph" w:styleId="Header">
    <w:name w:val="header"/>
    <w:basedOn w:val="Normal"/>
    <w:pPr>
      <w:tabs>
        <w:tab w:val="center" w:pos="4320"/>
        <w:tab w:val="right" w:pos="8640"/>
      </w:tabs>
    </w:pPr>
    <w:rPr>
      <w:sz w:val="20"/>
      <w:szCs w:val="20"/>
    </w:rPr>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BalloonText">
    <w:name w:val="Balloon Text"/>
    <w:basedOn w:val="Normal"/>
    <w:semiHidden/>
    <w:rsid w:val="00F02AFD"/>
    <w:rPr>
      <w:rFonts w:ascii="Tahoma" w:hAnsi="Tahoma" w:cs="Tahoma"/>
      <w:sz w:val="16"/>
      <w:szCs w:val="16"/>
    </w:rPr>
  </w:style>
  <w:style w:type="paragraph" w:customStyle="1" w:styleId="4-staticbodyleft">
    <w:name w:val="4-static body: left"/>
    <w:basedOn w:val="Normal"/>
    <w:rsid w:val="003F6444"/>
    <w:pPr>
      <w:spacing w:before="220"/>
      <w:jc w:val="both"/>
    </w:pPr>
    <w:rPr>
      <w:rFonts w:ascii="Arial" w:hAnsi="Arial"/>
      <w:sz w:val="22"/>
      <w:szCs w:val="20"/>
      <w:lang w:val="en-CA"/>
    </w:rPr>
  </w:style>
  <w:style w:type="paragraph" w:styleId="ListParagraph">
    <w:name w:val="List Paragraph"/>
    <w:basedOn w:val="Normal"/>
    <w:uiPriority w:val="34"/>
    <w:qFormat/>
    <w:rsid w:val="00284E24"/>
    <w:pPr>
      <w:ind w:left="720"/>
      <w:contextualSpacing/>
    </w:pPr>
  </w:style>
  <w:style w:type="paragraph" w:customStyle="1" w:styleId="numberbullets">
    <w:name w:val="number bullets"/>
    <w:basedOn w:val="ListParagraph"/>
    <w:link w:val="numberbulletsChar"/>
    <w:qFormat/>
    <w:rsid w:val="00425DF1"/>
    <w:pPr>
      <w:numPr>
        <w:numId w:val="6"/>
      </w:numPr>
      <w:tabs>
        <w:tab w:val="left" w:pos="360"/>
        <w:tab w:val="left" w:pos="540"/>
      </w:tabs>
      <w:autoSpaceDE w:val="0"/>
      <w:autoSpaceDN w:val="0"/>
      <w:adjustRightInd w:val="0"/>
      <w:spacing w:before="60" w:after="60" w:line="264" w:lineRule="auto"/>
      <w:ind w:left="1152" w:hanging="432"/>
      <w:contextualSpacing w:val="0"/>
      <w:jc w:val="both"/>
    </w:pPr>
    <w:rPr>
      <w:rFonts w:ascii="Calibri" w:hAnsi="Calibri" w:cs="Arial"/>
      <w:sz w:val="22"/>
    </w:rPr>
  </w:style>
  <w:style w:type="character" w:customStyle="1" w:styleId="numberbulletsChar">
    <w:name w:val="number bullets Char"/>
    <w:basedOn w:val="DefaultParagraphFont"/>
    <w:link w:val="numberbullets"/>
    <w:rsid w:val="00425DF1"/>
    <w:rPr>
      <w:rFonts w:ascii="Calibri" w:hAnsi="Calibri" w:cs="Arial"/>
      <w:sz w:val="22"/>
      <w:szCs w:val="24"/>
    </w:rPr>
  </w:style>
  <w:style w:type="paragraph" w:customStyle="1" w:styleId="SMCentre">
    <w:name w:val="SMCentre"/>
    <w:aliases w:val="C"/>
    <w:basedOn w:val="Normal"/>
    <w:rsid w:val="00CD037B"/>
    <w:pPr>
      <w:spacing w:after="240"/>
      <w:jc w:val="center"/>
    </w:pPr>
    <w:rPr>
      <w:rFonts w:ascii="Arial" w:hAnsi="Arial" w:cs="Arial"/>
      <w:sz w:val="22"/>
      <w:szCs w:val="20"/>
      <w:lang w:val="en-CA"/>
    </w:rPr>
  </w:style>
  <w:style w:type="character" w:styleId="CommentReference">
    <w:name w:val="annotation reference"/>
    <w:basedOn w:val="DefaultParagraphFont"/>
    <w:rsid w:val="00A123DC"/>
    <w:rPr>
      <w:sz w:val="16"/>
      <w:szCs w:val="16"/>
    </w:rPr>
  </w:style>
  <w:style w:type="paragraph" w:styleId="CommentText">
    <w:name w:val="annotation text"/>
    <w:basedOn w:val="Normal"/>
    <w:link w:val="CommentTextChar"/>
    <w:rsid w:val="00A123DC"/>
    <w:rPr>
      <w:sz w:val="20"/>
      <w:szCs w:val="20"/>
    </w:rPr>
  </w:style>
  <w:style w:type="character" w:customStyle="1" w:styleId="CommentTextChar">
    <w:name w:val="Comment Text Char"/>
    <w:basedOn w:val="DefaultParagraphFont"/>
    <w:link w:val="CommentText"/>
    <w:rsid w:val="00A123DC"/>
  </w:style>
  <w:style w:type="paragraph" w:styleId="CommentSubject">
    <w:name w:val="annotation subject"/>
    <w:basedOn w:val="CommentText"/>
    <w:next w:val="CommentText"/>
    <w:link w:val="CommentSubjectChar"/>
    <w:rsid w:val="00A123DC"/>
    <w:rPr>
      <w:b/>
      <w:bCs/>
    </w:rPr>
  </w:style>
  <w:style w:type="character" w:customStyle="1" w:styleId="CommentSubjectChar">
    <w:name w:val="Comment Subject Char"/>
    <w:basedOn w:val="CommentTextChar"/>
    <w:link w:val="CommentSubject"/>
    <w:rsid w:val="00A123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hall\Local%20Settings\Temporary%20Internet%20Files\Content.Outlook\HMG480F2\2-way%20NDA%20(UBC%20%20Cor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C66B6-F64B-489C-8A3F-98839E307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2-way NDA (UBC  Corp)</Template>
  <TotalTime>2</TotalTime>
  <Pages>5</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Computer Services</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creator>lhuestis</dc:creator>
  <cp:lastModifiedBy>Don</cp:lastModifiedBy>
  <cp:revision>2</cp:revision>
  <cp:lastPrinted>2018-04-16T12:45:00Z</cp:lastPrinted>
  <dcterms:created xsi:type="dcterms:W3CDTF">2018-04-23T01:40:00Z</dcterms:created>
  <dcterms:modified xsi:type="dcterms:W3CDTF">2018-04-23T01:40:00Z</dcterms:modified>
</cp:coreProperties>
</file>